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FF3D44" w14:textId="77777777" w:rsidR="00960FEF" w:rsidRPr="00D03DBA" w:rsidRDefault="00C54839">
      <w:pPr>
        <w:rPr>
          <w:rFonts w:ascii="Times New Roman" w:eastAsia="Times New Roman" w:hAnsi="Times New Roman" w:cs="Times New Roman"/>
          <w:b/>
          <w:sz w:val="30"/>
          <w:szCs w:val="30"/>
          <w:lang w:val="en-GB"/>
        </w:rPr>
      </w:pPr>
      <w:r w:rsidRPr="00D03DBA">
        <w:rPr>
          <w:rFonts w:ascii="Times New Roman" w:eastAsia="Times New Roman" w:hAnsi="Times New Roman" w:cs="Times New Roman"/>
          <w:b/>
          <w:sz w:val="30"/>
          <w:szCs w:val="30"/>
          <w:lang w:val="en-GB"/>
        </w:rPr>
        <w:t>Navigating floristic networks: linking oceanic currents and littoral flora across oceanic archipelagos</w:t>
      </w:r>
    </w:p>
    <w:p w14:paraId="54FF3D45" w14:textId="77777777" w:rsidR="00960FEF" w:rsidRPr="00D03DBA" w:rsidRDefault="00960FEF">
      <w:pPr>
        <w:rPr>
          <w:rFonts w:ascii="Times New Roman" w:eastAsia="Times New Roman" w:hAnsi="Times New Roman" w:cs="Times New Roman"/>
          <w:sz w:val="24"/>
          <w:szCs w:val="24"/>
          <w:lang w:val="en-GB"/>
        </w:rPr>
      </w:pPr>
    </w:p>
    <w:p w14:paraId="54FF3D46" w14:textId="77777777" w:rsidR="00960FEF" w:rsidRPr="00D03DBA" w:rsidRDefault="00960FEF">
      <w:pPr>
        <w:rPr>
          <w:rFonts w:ascii="Times New Roman" w:eastAsia="Times New Roman" w:hAnsi="Times New Roman" w:cs="Times New Roman"/>
          <w:sz w:val="24"/>
          <w:szCs w:val="24"/>
          <w:lang w:val="en-GB"/>
        </w:rPr>
      </w:pPr>
    </w:p>
    <w:p w14:paraId="54FF3D47" w14:textId="77777777" w:rsidR="00960FEF" w:rsidRPr="00D03DBA" w:rsidRDefault="00C54839">
      <w:pPr>
        <w:jc w:val="cente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Abstract</w:t>
      </w:r>
    </w:p>
    <w:p w14:paraId="54FF3D48" w14:textId="77777777" w:rsidR="00960FEF" w:rsidRPr="00D03DBA" w:rsidRDefault="00960FEF">
      <w:pPr>
        <w:rPr>
          <w:rFonts w:ascii="Times New Roman" w:eastAsia="Times New Roman" w:hAnsi="Times New Roman" w:cs="Times New Roman"/>
          <w:sz w:val="24"/>
          <w:szCs w:val="24"/>
          <w:lang w:val="en-GB"/>
        </w:rPr>
      </w:pPr>
    </w:p>
    <w:p w14:paraId="54FF3D49" w14:textId="4C00E12F"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Dispersal through marine currents (thalassochory) is predicted to play an important role in the distribution of plant biodiversity in oceanic archipelagos. Littoral plants, adapted to salt exposure, are </w:t>
      </w:r>
      <w:r w:rsidR="007F0A93">
        <w:rPr>
          <w:rFonts w:ascii="Times New Roman" w:eastAsia="Times New Roman" w:hAnsi="Times New Roman" w:cs="Times New Roman"/>
          <w:sz w:val="24"/>
          <w:szCs w:val="24"/>
          <w:lang w:val="en-GB"/>
        </w:rPr>
        <w:t xml:space="preserve">often implicitly assumed to </w:t>
      </w:r>
      <w:r w:rsidRPr="00D03DBA">
        <w:rPr>
          <w:rFonts w:ascii="Times New Roman" w:eastAsia="Times New Roman" w:hAnsi="Times New Roman" w:cs="Times New Roman"/>
          <w:sz w:val="24"/>
          <w:szCs w:val="24"/>
          <w:lang w:val="en-GB"/>
        </w:rPr>
        <w:t xml:space="preserve">disperse </w:t>
      </w:r>
      <w:r w:rsidR="007F0A93">
        <w:rPr>
          <w:rFonts w:ascii="Times New Roman" w:eastAsia="Times New Roman" w:hAnsi="Times New Roman" w:cs="Times New Roman"/>
          <w:sz w:val="24"/>
          <w:szCs w:val="24"/>
          <w:lang w:val="en-GB"/>
        </w:rPr>
        <w:t xml:space="preserve">particularly well </w:t>
      </w:r>
      <w:r w:rsidRPr="00D03DBA">
        <w:rPr>
          <w:rFonts w:ascii="Times New Roman" w:eastAsia="Times New Roman" w:hAnsi="Times New Roman" w:cs="Times New Roman"/>
          <w:sz w:val="24"/>
          <w:szCs w:val="24"/>
          <w:lang w:val="en-GB"/>
        </w:rPr>
        <w:t>via thalassochory. However, th</w:t>
      </w:r>
      <w:r w:rsidR="00935CE3">
        <w:rPr>
          <w:rFonts w:ascii="Times New Roman" w:eastAsia="Times New Roman" w:hAnsi="Times New Roman" w:cs="Times New Roman"/>
          <w:sz w:val="24"/>
          <w:szCs w:val="24"/>
          <w:lang w:val="en-GB"/>
        </w:rPr>
        <w:t xml:space="preserve">e effectiveness of this </w:t>
      </w:r>
      <w:r w:rsidRPr="00D03DBA">
        <w:rPr>
          <w:rFonts w:ascii="Times New Roman" w:eastAsia="Times New Roman" w:hAnsi="Times New Roman" w:cs="Times New Roman"/>
          <w:sz w:val="24"/>
          <w:szCs w:val="24"/>
          <w:lang w:val="en-GB"/>
        </w:rPr>
        <w:t xml:space="preserve"> mechanism remain largely unknown </w:t>
      </w:r>
      <w:r w:rsidR="002B0F8E">
        <w:rPr>
          <w:rFonts w:ascii="Times New Roman" w:eastAsia="Times New Roman" w:hAnsi="Times New Roman" w:cs="Times New Roman"/>
          <w:sz w:val="24"/>
          <w:szCs w:val="24"/>
          <w:lang w:val="en-GB"/>
        </w:rPr>
        <w:t xml:space="preserve">as it is extremely difficult to observe and contingent on a </w:t>
      </w:r>
      <w:r w:rsidRPr="00D03DBA">
        <w:rPr>
          <w:rFonts w:ascii="Times New Roman" w:eastAsia="Times New Roman" w:hAnsi="Times New Roman" w:cs="Times New Roman"/>
          <w:sz w:val="24"/>
          <w:szCs w:val="24"/>
          <w:lang w:val="en-GB"/>
        </w:rPr>
        <w:t xml:space="preserve">complex </w:t>
      </w:r>
      <w:r w:rsidR="0091181D">
        <w:rPr>
          <w:rFonts w:ascii="Times New Roman" w:eastAsia="Times New Roman" w:hAnsi="Times New Roman" w:cs="Times New Roman"/>
          <w:sz w:val="24"/>
          <w:szCs w:val="24"/>
          <w:lang w:val="en-GB"/>
        </w:rPr>
        <w:t xml:space="preserve">interaction of </w:t>
      </w:r>
      <w:r w:rsidRPr="00D03DBA">
        <w:rPr>
          <w:rFonts w:ascii="Times New Roman" w:eastAsia="Times New Roman" w:hAnsi="Times New Roman" w:cs="Times New Roman"/>
          <w:sz w:val="24"/>
          <w:szCs w:val="24"/>
          <w:lang w:val="en-GB"/>
        </w:rPr>
        <w:t>marine currents. Here, we integrate</w:t>
      </w:r>
      <w:r w:rsidR="0091181D">
        <w:rPr>
          <w:rFonts w:ascii="Times New Roman" w:eastAsia="Times New Roman" w:hAnsi="Times New Roman" w:cs="Times New Roman"/>
          <w:sz w:val="24"/>
          <w:szCs w:val="24"/>
          <w:lang w:val="en-GB"/>
        </w:rPr>
        <w:t xml:space="preserve"> comprehensive</w:t>
      </w:r>
      <w:r w:rsidRPr="00D03DBA">
        <w:rPr>
          <w:rFonts w:ascii="Times New Roman" w:eastAsia="Times New Roman" w:hAnsi="Times New Roman" w:cs="Times New Roman"/>
          <w:sz w:val="24"/>
          <w:szCs w:val="24"/>
          <w:lang w:val="en-GB"/>
        </w:rPr>
        <w:t xml:space="preserve"> floristic data from the Galapagos, Canaries, and Azores with ocean current data spanning 26 years (1992-2018) to </w:t>
      </w:r>
      <w:r w:rsidR="00374418">
        <w:rPr>
          <w:rFonts w:ascii="Times New Roman" w:eastAsia="Times New Roman" w:hAnsi="Times New Roman" w:cs="Times New Roman"/>
          <w:sz w:val="24"/>
          <w:szCs w:val="24"/>
          <w:lang w:val="en-GB"/>
        </w:rPr>
        <w:t xml:space="preserve">evaluate the effect of </w:t>
      </w:r>
      <w:r w:rsidRPr="00D03DBA">
        <w:rPr>
          <w:rFonts w:ascii="Times New Roman" w:eastAsia="Times New Roman" w:hAnsi="Times New Roman" w:cs="Times New Roman"/>
          <w:sz w:val="24"/>
          <w:szCs w:val="24"/>
          <w:lang w:val="en-GB"/>
        </w:rPr>
        <w:t>currents connectivity</w:t>
      </w:r>
      <w:r w:rsidR="00374418">
        <w:rPr>
          <w:rFonts w:ascii="Times New Roman" w:eastAsia="Times New Roman" w:hAnsi="Times New Roman" w:cs="Times New Roman"/>
          <w:sz w:val="24"/>
          <w:szCs w:val="24"/>
          <w:lang w:val="en-GB"/>
        </w:rPr>
        <w:t xml:space="preserve"> on </w:t>
      </w:r>
      <w:r w:rsidR="001D435A">
        <w:rPr>
          <w:rFonts w:ascii="Times New Roman" w:eastAsia="Times New Roman" w:hAnsi="Times New Roman" w:cs="Times New Roman"/>
          <w:sz w:val="24"/>
          <w:szCs w:val="24"/>
          <w:lang w:val="en-GB"/>
        </w:rPr>
        <w:t>plant</w:t>
      </w:r>
      <w:r w:rsidR="00374418">
        <w:rPr>
          <w:rFonts w:ascii="Times New Roman" w:eastAsia="Times New Roman" w:hAnsi="Times New Roman" w:cs="Times New Roman"/>
          <w:sz w:val="24"/>
          <w:szCs w:val="24"/>
          <w:lang w:val="en-GB"/>
        </w:rPr>
        <w:t xml:space="preserve"> distribution</w:t>
      </w:r>
      <w:r w:rsidRPr="00D03DBA">
        <w:rPr>
          <w:rFonts w:ascii="Times New Roman" w:eastAsia="Times New Roman" w:hAnsi="Times New Roman" w:cs="Times New Roman"/>
          <w:sz w:val="24"/>
          <w:szCs w:val="24"/>
          <w:lang w:val="en-GB"/>
        </w:rPr>
        <w:t xml:space="preserve">. Using Procrustes correlation analysis, we compared distance matrices of flora, ocean currents, and island factors (geographic distance, age, and area) for each archipelago. Network theory was applied to current connectivity data to identify island centrality roles as sinks (In-Degree), sources (Out-Degree), </w:t>
      </w:r>
      <w:proofErr w:type="spellStart"/>
      <w:r w:rsidRPr="00D03DBA">
        <w:rPr>
          <w:rFonts w:ascii="Times New Roman" w:eastAsia="Times New Roman" w:hAnsi="Times New Roman" w:cs="Times New Roman"/>
          <w:sz w:val="24"/>
          <w:szCs w:val="24"/>
          <w:lang w:val="en-GB"/>
        </w:rPr>
        <w:t>proximals</w:t>
      </w:r>
      <w:proofErr w:type="spellEnd"/>
      <w:r w:rsidRPr="00D03DBA">
        <w:rPr>
          <w:rFonts w:ascii="Times New Roman" w:eastAsia="Times New Roman" w:hAnsi="Times New Roman" w:cs="Times New Roman"/>
          <w:sz w:val="24"/>
          <w:szCs w:val="24"/>
          <w:lang w:val="en-GB"/>
        </w:rPr>
        <w:t xml:space="preserve"> (Closeness), and hubs (Betweenness) within each archipelago. We then assessed whether their centrality predicts its percentage of littoral species. </w:t>
      </w:r>
      <w:commentRangeStart w:id="0"/>
      <w:r w:rsidRPr="00D03DBA">
        <w:rPr>
          <w:rFonts w:ascii="Times New Roman" w:eastAsia="Times New Roman" w:hAnsi="Times New Roman" w:cs="Times New Roman"/>
          <w:sz w:val="24"/>
          <w:szCs w:val="24"/>
          <w:lang w:val="en-GB"/>
        </w:rPr>
        <w:t xml:space="preserve">Our results revealed a strong correlation (0.87) between </w:t>
      </w:r>
      <w:r w:rsidR="00442742">
        <w:rPr>
          <w:rFonts w:ascii="Times New Roman" w:eastAsia="Times New Roman" w:hAnsi="Times New Roman" w:cs="Times New Roman"/>
          <w:sz w:val="24"/>
          <w:szCs w:val="24"/>
          <w:lang w:val="en-GB"/>
        </w:rPr>
        <w:t xml:space="preserve">ocean </w:t>
      </w:r>
      <w:r w:rsidRPr="00D03DBA">
        <w:rPr>
          <w:rFonts w:ascii="Times New Roman" w:eastAsia="Times New Roman" w:hAnsi="Times New Roman" w:cs="Times New Roman"/>
          <w:sz w:val="24"/>
          <w:szCs w:val="24"/>
          <w:lang w:val="en-GB"/>
        </w:rPr>
        <w:t>current and floristic connectivity in the Canaries, moderate (0.55) in the Galapagos, and no</w:t>
      </w:r>
      <w:r w:rsidR="00F40F79">
        <w:rPr>
          <w:rFonts w:ascii="Times New Roman" w:eastAsia="Times New Roman" w:hAnsi="Times New Roman" w:cs="Times New Roman"/>
          <w:sz w:val="24"/>
          <w:szCs w:val="24"/>
          <w:lang w:val="en-GB"/>
        </w:rPr>
        <w:t>t</w:t>
      </w:r>
      <w:r w:rsidRPr="00D03DBA">
        <w:rPr>
          <w:rFonts w:ascii="Times New Roman" w:eastAsia="Times New Roman" w:hAnsi="Times New Roman" w:cs="Times New Roman"/>
          <w:sz w:val="24"/>
          <w:szCs w:val="24"/>
          <w:lang w:val="en-GB"/>
        </w:rPr>
        <w:t xml:space="preserve"> significant in the Azores. </w:t>
      </w:r>
      <w:r w:rsidR="00860AF5">
        <w:rPr>
          <w:rFonts w:ascii="Times New Roman" w:eastAsia="Times New Roman" w:hAnsi="Times New Roman" w:cs="Times New Roman"/>
          <w:sz w:val="24"/>
          <w:szCs w:val="24"/>
          <w:lang w:val="en-GB"/>
        </w:rPr>
        <w:t>C</w:t>
      </w:r>
      <w:r w:rsidRPr="00D03DBA">
        <w:rPr>
          <w:rFonts w:ascii="Times New Roman" w:eastAsia="Times New Roman" w:hAnsi="Times New Roman" w:cs="Times New Roman"/>
          <w:sz w:val="24"/>
          <w:szCs w:val="24"/>
          <w:lang w:val="en-GB"/>
        </w:rPr>
        <w:t xml:space="preserve">urrent connectivity was highly correlated with geographic connectivity </w:t>
      </w:r>
      <w:r w:rsidR="00983D69">
        <w:rPr>
          <w:rFonts w:ascii="Times New Roman" w:eastAsia="Times New Roman" w:hAnsi="Times New Roman" w:cs="Times New Roman"/>
          <w:sz w:val="24"/>
          <w:szCs w:val="24"/>
          <w:lang w:val="en-GB"/>
        </w:rPr>
        <w:t xml:space="preserve">on the three archipelagos, </w:t>
      </w:r>
      <w:r w:rsidRPr="00D03DBA">
        <w:rPr>
          <w:rFonts w:ascii="Times New Roman" w:eastAsia="Times New Roman" w:hAnsi="Times New Roman" w:cs="Times New Roman"/>
          <w:sz w:val="24"/>
          <w:szCs w:val="24"/>
          <w:lang w:val="en-GB"/>
        </w:rPr>
        <w:t xml:space="preserve">and moderately correlated with </w:t>
      </w:r>
      <w:r w:rsidR="0091111F">
        <w:rPr>
          <w:rFonts w:ascii="Times New Roman" w:eastAsia="Times New Roman" w:hAnsi="Times New Roman" w:cs="Times New Roman"/>
          <w:sz w:val="24"/>
          <w:szCs w:val="24"/>
          <w:lang w:val="en-GB"/>
        </w:rPr>
        <w:t xml:space="preserve">Age </w:t>
      </w:r>
      <w:r w:rsidRPr="00D03DBA">
        <w:rPr>
          <w:rFonts w:ascii="Times New Roman" w:eastAsia="Times New Roman" w:hAnsi="Times New Roman" w:cs="Times New Roman"/>
          <w:sz w:val="24"/>
          <w:szCs w:val="24"/>
          <w:lang w:val="en-GB"/>
        </w:rPr>
        <w:t>connectivity</w:t>
      </w:r>
      <w:r w:rsidR="009B7D2E">
        <w:rPr>
          <w:rFonts w:ascii="Times New Roman" w:eastAsia="Times New Roman" w:hAnsi="Times New Roman" w:cs="Times New Roman"/>
          <w:sz w:val="24"/>
          <w:szCs w:val="24"/>
          <w:lang w:val="en-GB"/>
        </w:rPr>
        <w:t xml:space="preserve"> for Galapagos and Azores</w:t>
      </w:r>
      <w:r w:rsidRPr="00D03DBA">
        <w:rPr>
          <w:rFonts w:ascii="Times New Roman" w:eastAsia="Times New Roman" w:hAnsi="Times New Roman" w:cs="Times New Roman"/>
          <w:sz w:val="24"/>
          <w:szCs w:val="24"/>
          <w:lang w:val="en-GB"/>
        </w:rPr>
        <w:t xml:space="preserve">. </w:t>
      </w:r>
      <w:commentRangeEnd w:id="0"/>
      <w:r w:rsidR="002857D7">
        <w:rPr>
          <w:rStyle w:val="Refdecomentario"/>
        </w:rPr>
        <w:commentReference w:id="0"/>
      </w:r>
      <w:r w:rsidR="009B7D2E">
        <w:rPr>
          <w:rFonts w:ascii="Times New Roman" w:eastAsia="Times New Roman" w:hAnsi="Times New Roman" w:cs="Times New Roman"/>
          <w:sz w:val="24"/>
          <w:szCs w:val="24"/>
          <w:lang w:val="en-GB"/>
        </w:rPr>
        <w:t>C</w:t>
      </w:r>
      <w:r w:rsidR="00860AF5" w:rsidRPr="00D03DBA">
        <w:rPr>
          <w:rFonts w:ascii="Times New Roman" w:eastAsia="Times New Roman" w:hAnsi="Times New Roman" w:cs="Times New Roman"/>
          <w:sz w:val="24"/>
          <w:szCs w:val="24"/>
          <w:lang w:val="en-GB"/>
        </w:rPr>
        <w:t xml:space="preserve">orrelations were </w:t>
      </w:r>
      <w:r w:rsidR="00860AF5">
        <w:rPr>
          <w:rFonts w:ascii="Times New Roman" w:eastAsia="Times New Roman" w:hAnsi="Times New Roman" w:cs="Times New Roman"/>
          <w:sz w:val="24"/>
          <w:szCs w:val="24"/>
          <w:lang w:val="en-GB"/>
        </w:rPr>
        <w:t xml:space="preserve">consistently </w:t>
      </w:r>
      <w:r w:rsidR="00860AF5" w:rsidRPr="00D03DBA">
        <w:rPr>
          <w:rFonts w:ascii="Times New Roman" w:eastAsia="Times New Roman" w:hAnsi="Times New Roman" w:cs="Times New Roman"/>
          <w:sz w:val="24"/>
          <w:szCs w:val="24"/>
          <w:lang w:val="en-GB"/>
        </w:rPr>
        <w:t xml:space="preserve">higher for littoral plants </w:t>
      </w:r>
      <w:r w:rsidR="00860AF5">
        <w:rPr>
          <w:rFonts w:ascii="Times New Roman" w:eastAsia="Times New Roman" w:hAnsi="Times New Roman" w:cs="Times New Roman"/>
          <w:sz w:val="24"/>
          <w:szCs w:val="24"/>
          <w:lang w:val="en-GB"/>
        </w:rPr>
        <w:t>than for</w:t>
      </w:r>
      <w:r w:rsidR="00860AF5" w:rsidRPr="00D03DBA">
        <w:rPr>
          <w:rFonts w:ascii="Times New Roman" w:eastAsia="Times New Roman" w:hAnsi="Times New Roman" w:cs="Times New Roman"/>
          <w:sz w:val="24"/>
          <w:szCs w:val="24"/>
          <w:lang w:val="en-GB"/>
        </w:rPr>
        <w:t xml:space="preserve"> non-littoral plants. </w:t>
      </w:r>
      <w:r w:rsidRPr="00D03DBA">
        <w:rPr>
          <w:rFonts w:ascii="Times New Roman" w:eastAsia="Times New Roman" w:hAnsi="Times New Roman" w:cs="Times New Roman"/>
          <w:sz w:val="24"/>
          <w:szCs w:val="24"/>
          <w:lang w:val="en-GB"/>
        </w:rPr>
        <w:t xml:space="preserve">In the Canarian archipelago, the percent of littoral flora was predicted by the centrality of islands acting as sinks and hubs in the </w:t>
      </w:r>
      <w:commentRangeStart w:id="1"/>
      <w:r w:rsidR="002D13C7">
        <w:rPr>
          <w:rFonts w:ascii="Times New Roman" w:eastAsia="Times New Roman" w:hAnsi="Times New Roman" w:cs="Times New Roman"/>
          <w:sz w:val="24"/>
          <w:szCs w:val="24"/>
          <w:lang w:val="en-GB"/>
        </w:rPr>
        <w:t xml:space="preserve">oceanic </w:t>
      </w:r>
      <w:r w:rsidRPr="00D03DBA">
        <w:rPr>
          <w:rFonts w:ascii="Times New Roman" w:eastAsia="Times New Roman" w:hAnsi="Times New Roman" w:cs="Times New Roman"/>
          <w:sz w:val="24"/>
          <w:szCs w:val="24"/>
          <w:lang w:val="en-GB"/>
        </w:rPr>
        <w:t>current</w:t>
      </w:r>
      <w:r w:rsidR="002D13C7">
        <w:rPr>
          <w:rFonts w:ascii="Times New Roman" w:eastAsia="Times New Roman" w:hAnsi="Times New Roman" w:cs="Times New Roman"/>
          <w:sz w:val="24"/>
          <w:szCs w:val="24"/>
          <w:lang w:val="en-GB"/>
        </w:rPr>
        <w:t>s</w:t>
      </w:r>
      <w:r w:rsidRPr="00D03DBA">
        <w:rPr>
          <w:rFonts w:ascii="Times New Roman" w:eastAsia="Times New Roman" w:hAnsi="Times New Roman" w:cs="Times New Roman"/>
          <w:sz w:val="24"/>
          <w:szCs w:val="24"/>
          <w:lang w:val="en-GB"/>
        </w:rPr>
        <w:t xml:space="preserve"> network</w:t>
      </w:r>
      <w:commentRangeEnd w:id="1"/>
      <w:r w:rsidR="002D13C7">
        <w:rPr>
          <w:rStyle w:val="Refdecomentario"/>
        </w:rPr>
        <w:commentReference w:id="1"/>
      </w:r>
      <w:r w:rsidRPr="00D03DBA">
        <w:rPr>
          <w:rFonts w:ascii="Times New Roman" w:eastAsia="Times New Roman" w:hAnsi="Times New Roman" w:cs="Times New Roman"/>
          <w:sz w:val="24"/>
          <w:szCs w:val="24"/>
          <w:lang w:val="en-GB"/>
        </w:rPr>
        <w:t>. In contrast, no effect was detected in the Galapagos and Azores. These findings underscore the varying influence of currents on littoral flora distributions across different archipelagos and demonstrate the utility of network theory in understanding ocean current connectivity. We suggest that the role of thalassochory in shaping plant biogeographic patterns depends on the spatial configuration of islands and the directionality of currents entering the archipelago.</w:t>
      </w:r>
    </w:p>
    <w:p w14:paraId="54FF3D4A" w14:textId="77777777" w:rsidR="00960FEF" w:rsidRPr="00D03DBA" w:rsidRDefault="00960FEF">
      <w:pPr>
        <w:rPr>
          <w:rFonts w:ascii="Times New Roman" w:eastAsia="Times New Roman" w:hAnsi="Times New Roman" w:cs="Times New Roman"/>
          <w:sz w:val="24"/>
          <w:szCs w:val="24"/>
          <w:lang w:val="en-GB"/>
        </w:rPr>
      </w:pPr>
    </w:p>
    <w:p w14:paraId="54FF3D4B" w14:textId="77777777" w:rsidR="00960FEF" w:rsidRPr="00D03DBA" w:rsidRDefault="00960FEF">
      <w:pPr>
        <w:rPr>
          <w:rFonts w:ascii="Times New Roman" w:eastAsia="Times New Roman" w:hAnsi="Times New Roman" w:cs="Times New Roman"/>
          <w:sz w:val="24"/>
          <w:szCs w:val="24"/>
          <w:lang w:val="en-GB"/>
        </w:rPr>
      </w:pPr>
    </w:p>
    <w:p w14:paraId="54FF3D4C" w14:textId="77777777" w:rsidR="00960FEF" w:rsidRPr="00D03DBA" w:rsidRDefault="00960FEF">
      <w:pPr>
        <w:rPr>
          <w:rFonts w:ascii="Times New Roman" w:eastAsia="Times New Roman" w:hAnsi="Times New Roman" w:cs="Times New Roman"/>
          <w:sz w:val="24"/>
          <w:szCs w:val="24"/>
          <w:lang w:val="en-GB"/>
        </w:rPr>
      </w:pPr>
    </w:p>
    <w:p w14:paraId="54FF3D4D" w14:textId="77777777" w:rsidR="00960FEF" w:rsidRPr="00D03DBA" w:rsidRDefault="00960FEF">
      <w:pPr>
        <w:rPr>
          <w:rFonts w:ascii="Times New Roman" w:eastAsia="Times New Roman" w:hAnsi="Times New Roman" w:cs="Times New Roman"/>
          <w:sz w:val="24"/>
          <w:szCs w:val="24"/>
          <w:lang w:val="en-GB"/>
        </w:rPr>
      </w:pPr>
    </w:p>
    <w:p w14:paraId="54FF3D4E" w14:textId="77777777" w:rsidR="00960FEF" w:rsidRPr="00D03DBA" w:rsidRDefault="00960FEF">
      <w:pPr>
        <w:rPr>
          <w:rFonts w:ascii="Times New Roman" w:eastAsia="Times New Roman" w:hAnsi="Times New Roman" w:cs="Times New Roman"/>
          <w:sz w:val="24"/>
          <w:szCs w:val="24"/>
          <w:lang w:val="en-GB"/>
        </w:rPr>
      </w:pPr>
    </w:p>
    <w:p w14:paraId="54FF3D4F" w14:textId="77777777" w:rsidR="00960FEF" w:rsidRPr="00D03DBA" w:rsidRDefault="00960FEF">
      <w:pPr>
        <w:rPr>
          <w:rFonts w:ascii="Times New Roman" w:eastAsia="Times New Roman" w:hAnsi="Times New Roman" w:cs="Times New Roman"/>
          <w:sz w:val="24"/>
          <w:szCs w:val="24"/>
          <w:lang w:val="en-GB"/>
        </w:rPr>
      </w:pPr>
    </w:p>
    <w:p w14:paraId="54FF3D50" w14:textId="77777777" w:rsidR="00960FEF" w:rsidRPr="00D03DBA" w:rsidRDefault="00960FEF">
      <w:pPr>
        <w:rPr>
          <w:rFonts w:ascii="Times New Roman" w:eastAsia="Times New Roman" w:hAnsi="Times New Roman" w:cs="Times New Roman"/>
          <w:sz w:val="24"/>
          <w:szCs w:val="24"/>
          <w:lang w:val="en-GB"/>
        </w:rPr>
      </w:pPr>
    </w:p>
    <w:p w14:paraId="54FF3D51" w14:textId="77777777" w:rsidR="00960FEF" w:rsidRPr="00D03DBA" w:rsidRDefault="00960FEF">
      <w:pPr>
        <w:rPr>
          <w:rFonts w:ascii="Times New Roman" w:eastAsia="Times New Roman" w:hAnsi="Times New Roman" w:cs="Times New Roman"/>
          <w:sz w:val="24"/>
          <w:szCs w:val="24"/>
          <w:lang w:val="en-GB"/>
        </w:rPr>
      </w:pPr>
    </w:p>
    <w:p w14:paraId="54FF3D52" w14:textId="77777777" w:rsidR="00960FEF" w:rsidRPr="00D03DBA" w:rsidRDefault="00960FEF">
      <w:pPr>
        <w:rPr>
          <w:rFonts w:ascii="Times New Roman" w:eastAsia="Times New Roman" w:hAnsi="Times New Roman" w:cs="Times New Roman"/>
          <w:sz w:val="24"/>
          <w:szCs w:val="24"/>
          <w:lang w:val="en-GB"/>
        </w:rPr>
      </w:pPr>
    </w:p>
    <w:p w14:paraId="54FF3D53" w14:textId="77777777" w:rsidR="00960FEF" w:rsidRPr="00D03DBA" w:rsidRDefault="00960FEF">
      <w:pPr>
        <w:rPr>
          <w:rFonts w:ascii="Times New Roman" w:eastAsia="Times New Roman" w:hAnsi="Times New Roman" w:cs="Times New Roman"/>
          <w:sz w:val="24"/>
          <w:szCs w:val="24"/>
          <w:lang w:val="en-GB"/>
        </w:rPr>
      </w:pPr>
    </w:p>
    <w:p w14:paraId="54FF3D54" w14:textId="77777777" w:rsidR="00960FEF" w:rsidRPr="00D03DBA" w:rsidRDefault="00960FEF">
      <w:pPr>
        <w:rPr>
          <w:rFonts w:ascii="Times New Roman" w:eastAsia="Times New Roman" w:hAnsi="Times New Roman" w:cs="Times New Roman"/>
          <w:sz w:val="24"/>
          <w:szCs w:val="24"/>
          <w:lang w:val="en-GB"/>
        </w:rPr>
      </w:pPr>
    </w:p>
    <w:p w14:paraId="54FF3D55" w14:textId="77777777" w:rsidR="00960FEF" w:rsidRPr="00D03DBA" w:rsidRDefault="00960FEF">
      <w:pPr>
        <w:rPr>
          <w:rFonts w:ascii="Times New Roman" w:eastAsia="Times New Roman" w:hAnsi="Times New Roman" w:cs="Times New Roman"/>
          <w:sz w:val="24"/>
          <w:szCs w:val="24"/>
          <w:lang w:val="en-GB"/>
        </w:rPr>
      </w:pPr>
    </w:p>
    <w:p w14:paraId="54FF3D56" w14:textId="77777777" w:rsidR="00960FEF" w:rsidRPr="00D03DBA" w:rsidRDefault="00960FEF">
      <w:pPr>
        <w:rPr>
          <w:rFonts w:ascii="Times New Roman" w:eastAsia="Times New Roman" w:hAnsi="Times New Roman" w:cs="Times New Roman"/>
          <w:sz w:val="24"/>
          <w:szCs w:val="24"/>
          <w:lang w:val="en-GB"/>
        </w:rPr>
      </w:pPr>
    </w:p>
    <w:p w14:paraId="54FF3D57" w14:textId="77777777" w:rsidR="00960FEF" w:rsidRPr="00D03DBA" w:rsidRDefault="00C54839">
      <w:pPr>
        <w:pBdr>
          <w:top w:val="nil"/>
          <w:left w:val="nil"/>
          <w:bottom w:val="nil"/>
          <w:right w:val="nil"/>
          <w:between w:val="nil"/>
        </w:pBdr>
        <w:jc w:val="both"/>
        <w:rPr>
          <w:rFonts w:ascii="Times New Roman" w:eastAsia="Times New Roman" w:hAnsi="Times New Roman" w:cs="Times New Roman"/>
          <w:sz w:val="36"/>
          <w:szCs w:val="36"/>
          <w:lang w:val="en-GB"/>
        </w:rPr>
      </w:pPr>
      <w:r w:rsidRPr="00D03DBA">
        <w:rPr>
          <w:rFonts w:ascii="Times New Roman" w:eastAsia="Times New Roman" w:hAnsi="Times New Roman" w:cs="Times New Roman"/>
          <w:sz w:val="36"/>
          <w:szCs w:val="36"/>
          <w:lang w:val="en-GB"/>
        </w:rPr>
        <w:lastRenderedPageBreak/>
        <w:t>Introduction</w:t>
      </w:r>
    </w:p>
    <w:p w14:paraId="54FF3D58" w14:textId="77777777" w:rsidR="00960FEF" w:rsidRPr="00D03DBA" w:rsidRDefault="00960FEF">
      <w:pPr>
        <w:jc w:val="both"/>
        <w:rPr>
          <w:rFonts w:ascii="Times New Roman" w:eastAsia="Times New Roman" w:hAnsi="Times New Roman" w:cs="Times New Roman"/>
          <w:sz w:val="24"/>
          <w:szCs w:val="24"/>
          <w:lang w:val="en-GB"/>
        </w:rPr>
      </w:pPr>
    </w:p>
    <w:p w14:paraId="54FF3D59" w14:textId="77777777" w:rsidR="00960FEF" w:rsidRPr="00D03DBA" w:rsidRDefault="00C54839">
      <w:pPr>
        <w:jc w:val="both"/>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[P1 - Role of oceanic currents in long-distance dispersal - oceanic archipelagos]</w:t>
      </w:r>
    </w:p>
    <w:p w14:paraId="54FF3D5A" w14:textId="77777777" w:rsidR="00960FEF" w:rsidRPr="00D03DBA" w:rsidRDefault="00960FEF">
      <w:pPr>
        <w:jc w:val="both"/>
        <w:rPr>
          <w:rFonts w:ascii="Times New Roman" w:eastAsia="Times New Roman" w:hAnsi="Times New Roman" w:cs="Times New Roman"/>
          <w:b/>
          <w:sz w:val="24"/>
          <w:szCs w:val="24"/>
          <w:lang w:val="en-GB"/>
        </w:rPr>
      </w:pPr>
    </w:p>
    <w:p w14:paraId="54FF3D5B" w14:textId="77777777" w:rsidR="00960FEF" w:rsidRPr="00D03DBA" w:rsidRDefault="00C54839">
      <w:pPr>
        <w:jc w:val="both"/>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[P2 - LDD not reliable - need experimentation and quantify the dispersal vector. In traits such as zoochory is more straightforward. For thalassochory, too complex - infer from both experimentation and a combination of floristic and current patterns - but most analysis on one or few species, and very few at the community level]</w:t>
      </w:r>
    </w:p>
    <w:p w14:paraId="54FF3D5C" w14:textId="77777777" w:rsidR="00960FEF" w:rsidRPr="00D03DBA" w:rsidRDefault="00960FEF">
      <w:pPr>
        <w:jc w:val="both"/>
        <w:rPr>
          <w:rFonts w:ascii="Times New Roman" w:eastAsia="Times New Roman" w:hAnsi="Times New Roman" w:cs="Times New Roman"/>
          <w:b/>
          <w:sz w:val="24"/>
          <w:szCs w:val="24"/>
          <w:lang w:val="en-GB"/>
        </w:rPr>
      </w:pPr>
    </w:p>
    <w:p w14:paraId="54FF3D5D" w14:textId="77777777" w:rsidR="00960FEF" w:rsidRPr="00D03DBA" w:rsidRDefault="00C54839">
      <w:pPr>
        <w:jc w:val="both"/>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[P3 - Littoral flora - potentially adapted to thalassochory]</w:t>
      </w:r>
    </w:p>
    <w:p w14:paraId="54FF3D5E" w14:textId="77777777" w:rsidR="00960FEF" w:rsidRPr="00D03DBA" w:rsidRDefault="00960FEF">
      <w:pPr>
        <w:jc w:val="both"/>
        <w:rPr>
          <w:rFonts w:ascii="Times New Roman" w:eastAsia="Times New Roman" w:hAnsi="Times New Roman" w:cs="Times New Roman"/>
          <w:b/>
          <w:sz w:val="24"/>
          <w:szCs w:val="24"/>
          <w:lang w:val="en-GB"/>
        </w:rPr>
      </w:pPr>
    </w:p>
    <w:p w14:paraId="54FF3D5F" w14:textId="77777777" w:rsidR="00960FEF" w:rsidRPr="00D03DBA" w:rsidRDefault="00C54839">
      <w:pPr>
        <w:jc w:val="both"/>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[P4 - Hypothesis and objectives]</w:t>
      </w:r>
    </w:p>
    <w:p w14:paraId="54FF3D60" w14:textId="77777777" w:rsidR="00960FEF" w:rsidRPr="00D03DBA" w:rsidRDefault="00960FEF">
      <w:pPr>
        <w:jc w:val="both"/>
        <w:rPr>
          <w:rFonts w:ascii="Times New Roman" w:eastAsia="Times New Roman" w:hAnsi="Times New Roman" w:cs="Times New Roman"/>
          <w:b/>
          <w:sz w:val="24"/>
          <w:szCs w:val="24"/>
          <w:lang w:val="en-GB"/>
        </w:rPr>
      </w:pPr>
    </w:p>
    <w:p w14:paraId="54FF3D61" w14:textId="48D40F2D"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We hypothesize that the </w:t>
      </w:r>
      <w:r w:rsidR="00E53565">
        <w:rPr>
          <w:rFonts w:ascii="Times New Roman" w:eastAsia="Times New Roman" w:hAnsi="Times New Roman" w:cs="Times New Roman"/>
          <w:sz w:val="24"/>
          <w:szCs w:val="24"/>
          <w:lang w:val="en-GB"/>
        </w:rPr>
        <w:t xml:space="preserve">similarity on the composition </w:t>
      </w:r>
      <w:r w:rsidRPr="00D03DBA">
        <w:rPr>
          <w:rFonts w:ascii="Times New Roman" w:eastAsia="Times New Roman" w:hAnsi="Times New Roman" w:cs="Times New Roman"/>
          <w:sz w:val="24"/>
          <w:szCs w:val="24"/>
          <w:lang w:val="en-GB"/>
        </w:rPr>
        <w:t>of littoral flora</w:t>
      </w:r>
      <w:r w:rsidR="00E53565">
        <w:rPr>
          <w:rFonts w:ascii="Times New Roman" w:eastAsia="Times New Roman" w:hAnsi="Times New Roman" w:cs="Times New Roman"/>
          <w:sz w:val="24"/>
          <w:szCs w:val="24"/>
          <w:lang w:val="en-GB"/>
        </w:rPr>
        <w:t xml:space="preserve"> (here after floral connectivity)</w:t>
      </w:r>
      <w:r w:rsidRPr="00D03DBA">
        <w:rPr>
          <w:rFonts w:ascii="Times New Roman" w:eastAsia="Times New Roman" w:hAnsi="Times New Roman" w:cs="Times New Roman"/>
          <w:sz w:val="24"/>
          <w:szCs w:val="24"/>
          <w:lang w:val="en-GB"/>
        </w:rPr>
        <w:t xml:space="preserve"> </w:t>
      </w:r>
      <w:r w:rsidR="002D13C7">
        <w:rPr>
          <w:rFonts w:ascii="Times New Roman" w:eastAsia="Times New Roman" w:hAnsi="Times New Roman" w:cs="Times New Roman"/>
          <w:sz w:val="24"/>
          <w:szCs w:val="24"/>
          <w:lang w:val="en-GB"/>
        </w:rPr>
        <w:t xml:space="preserve">is </w:t>
      </w:r>
      <w:r w:rsidRPr="00D03DBA">
        <w:rPr>
          <w:rFonts w:ascii="Times New Roman" w:eastAsia="Times New Roman" w:hAnsi="Times New Roman" w:cs="Times New Roman"/>
          <w:sz w:val="24"/>
          <w:szCs w:val="24"/>
          <w:lang w:val="en-GB"/>
        </w:rPr>
        <w:t>correlat</w:t>
      </w:r>
      <w:r w:rsidR="002D13C7">
        <w:rPr>
          <w:rFonts w:ascii="Times New Roman" w:eastAsia="Times New Roman" w:hAnsi="Times New Roman" w:cs="Times New Roman"/>
          <w:sz w:val="24"/>
          <w:szCs w:val="24"/>
          <w:lang w:val="en-GB"/>
        </w:rPr>
        <w:t>ed</w:t>
      </w:r>
      <w:r w:rsidRPr="00D03DBA">
        <w:rPr>
          <w:rFonts w:ascii="Times New Roman" w:eastAsia="Times New Roman" w:hAnsi="Times New Roman" w:cs="Times New Roman"/>
          <w:sz w:val="24"/>
          <w:szCs w:val="24"/>
          <w:lang w:val="en-GB"/>
        </w:rPr>
        <w:t xml:space="preserve"> with the </w:t>
      </w:r>
      <w:r w:rsidR="002D13C7">
        <w:rPr>
          <w:rFonts w:ascii="Times New Roman" w:eastAsia="Times New Roman" w:hAnsi="Times New Roman" w:cs="Times New Roman"/>
          <w:sz w:val="24"/>
          <w:szCs w:val="24"/>
          <w:lang w:val="en-GB"/>
        </w:rPr>
        <w:t xml:space="preserve">oceanic </w:t>
      </w:r>
      <w:r w:rsidRPr="00D03DBA">
        <w:rPr>
          <w:rFonts w:ascii="Times New Roman" w:eastAsia="Times New Roman" w:hAnsi="Times New Roman" w:cs="Times New Roman"/>
          <w:sz w:val="24"/>
          <w:szCs w:val="24"/>
          <w:lang w:val="en-GB"/>
        </w:rPr>
        <w:t xml:space="preserve">currents connectivity, and that this correlation is higher than for non-littoral flora. </w:t>
      </w:r>
      <w:r w:rsidRPr="00AC28A6">
        <w:rPr>
          <w:rFonts w:ascii="Times New Roman" w:eastAsia="Times New Roman" w:hAnsi="Times New Roman" w:cs="Times New Roman"/>
          <w:sz w:val="24"/>
          <w:szCs w:val="24"/>
          <w:highlight w:val="yellow"/>
          <w:lang w:val="en-GB"/>
        </w:rPr>
        <w:t xml:space="preserve">We also predict that, because the spatial distribution of islands within an archipelago influences the ocean current network, </w:t>
      </w:r>
      <w:commentRangeStart w:id="2"/>
      <w:r w:rsidRPr="00AC28A6">
        <w:rPr>
          <w:rFonts w:ascii="Times New Roman" w:eastAsia="Times New Roman" w:hAnsi="Times New Roman" w:cs="Times New Roman"/>
          <w:sz w:val="24"/>
          <w:szCs w:val="24"/>
          <w:highlight w:val="yellow"/>
          <w:lang w:val="en-GB"/>
        </w:rPr>
        <w:t>archipelagos with similar island configurations, such as the Canaries and Azores</w:t>
      </w:r>
      <w:commentRangeEnd w:id="2"/>
      <w:r w:rsidR="00846AE3" w:rsidRPr="00AC28A6">
        <w:rPr>
          <w:rStyle w:val="Refdecomentario"/>
          <w:highlight w:val="yellow"/>
        </w:rPr>
        <w:commentReference w:id="2"/>
      </w:r>
      <w:r w:rsidRPr="00AC28A6">
        <w:rPr>
          <w:rFonts w:ascii="Times New Roman" w:eastAsia="Times New Roman" w:hAnsi="Times New Roman" w:cs="Times New Roman"/>
          <w:sz w:val="24"/>
          <w:szCs w:val="24"/>
          <w:highlight w:val="yellow"/>
          <w:lang w:val="en-GB"/>
        </w:rPr>
        <w:t>, will exhibit similar connectivity patterns and distinct from those of Galapagos (Whittaker and Fernández-Palacios 2007).</w:t>
      </w:r>
      <w:r w:rsidRPr="00D03DBA">
        <w:rPr>
          <w:rFonts w:ascii="Times New Roman" w:eastAsia="Times New Roman" w:hAnsi="Times New Roman" w:cs="Times New Roman"/>
          <w:sz w:val="24"/>
          <w:szCs w:val="24"/>
          <w:lang w:val="en-GB"/>
        </w:rPr>
        <w:t xml:space="preserve"> </w:t>
      </w:r>
      <w:r w:rsidR="00E53565">
        <w:rPr>
          <w:rFonts w:ascii="Times New Roman" w:eastAsia="Times New Roman" w:hAnsi="Times New Roman" w:cs="Times New Roman"/>
          <w:sz w:val="24"/>
          <w:szCs w:val="24"/>
          <w:lang w:val="en-GB"/>
        </w:rPr>
        <w:t>Secondly</w:t>
      </w:r>
      <w:r w:rsidRPr="00D03DBA">
        <w:rPr>
          <w:rFonts w:ascii="Times New Roman" w:eastAsia="Times New Roman" w:hAnsi="Times New Roman" w:cs="Times New Roman"/>
          <w:sz w:val="24"/>
          <w:szCs w:val="24"/>
          <w:lang w:val="en-GB"/>
        </w:rPr>
        <w:t xml:space="preserve">, if </w:t>
      </w:r>
      <w:proofErr w:type="spellStart"/>
      <w:r w:rsidRPr="00D03DBA">
        <w:rPr>
          <w:rFonts w:ascii="Times New Roman" w:eastAsia="Times New Roman" w:hAnsi="Times New Roman" w:cs="Times New Roman"/>
          <w:sz w:val="24"/>
          <w:szCs w:val="24"/>
          <w:lang w:val="en-GB"/>
        </w:rPr>
        <w:t>thalassochory</w:t>
      </w:r>
      <w:proofErr w:type="spellEnd"/>
      <w:r w:rsidRPr="00D03DBA">
        <w:rPr>
          <w:rFonts w:ascii="Times New Roman" w:eastAsia="Times New Roman" w:hAnsi="Times New Roman" w:cs="Times New Roman"/>
          <w:sz w:val="24"/>
          <w:szCs w:val="24"/>
          <w:lang w:val="en-GB"/>
        </w:rPr>
        <w:t xml:space="preserve"> significantly drives littoral flora dispersal, islands with </w:t>
      </w:r>
      <w:r w:rsidR="00E53565">
        <w:rPr>
          <w:rFonts w:ascii="Times New Roman" w:eastAsia="Times New Roman" w:hAnsi="Times New Roman" w:cs="Times New Roman"/>
          <w:sz w:val="24"/>
          <w:szCs w:val="24"/>
          <w:lang w:val="en-GB"/>
        </w:rPr>
        <w:t xml:space="preserve">greater </w:t>
      </w:r>
      <w:commentRangeStart w:id="3"/>
      <w:r w:rsidR="00E53565">
        <w:rPr>
          <w:rFonts w:ascii="Times New Roman" w:eastAsia="Times New Roman" w:hAnsi="Times New Roman" w:cs="Times New Roman"/>
          <w:sz w:val="24"/>
          <w:szCs w:val="24"/>
          <w:lang w:val="en-GB"/>
        </w:rPr>
        <w:t>in-</w:t>
      </w:r>
      <w:r w:rsidRPr="00D03DBA">
        <w:rPr>
          <w:rFonts w:ascii="Times New Roman" w:eastAsia="Times New Roman" w:hAnsi="Times New Roman" w:cs="Times New Roman"/>
          <w:sz w:val="24"/>
          <w:szCs w:val="24"/>
          <w:lang w:val="en-GB"/>
        </w:rPr>
        <w:t>central</w:t>
      </w:r>
      <w:r w:rsidR="00E53565">
        <w:rPr>
          <w:rFonts w:ascii="Times New Roman" w:eastAsia="Times New Roman" w:hAnsi="Times New Roman" w:cs="Times New Roman"/>
          <w:sz w:val="24"/>
          <w:szCs w:val="24"/>
          <w:lang w:val="en-GB"/>
        </w:rPr>
        <w:t>ity</w:t>
      </w:r>
      <w:r w:rsidRPr="00D03DBA">
        <w:rPr>
          <w:rFonts w:ascii="Times New Roman" w:eastAsia="Times New Roman" w:hAnsi="Times New Roman" w:cs="Times New Roman"/>
          <w:sz w:val="24"/>
          <w:szCs w:val="24"/>
          <w:lang w:val="en-GB"/>
        </w:rPr>
        <w:t xml:space="preserve"> </w:t>
      </w:r>
      <w:commentRangeEnd w:id="3"/>
      <w:r w:rsidR="00E53565">
        <w:rPr>
          <w:rStyle w:val="Refdecomentario"/>
        </w:rPr>
        <w:commentReference w:id="3"/>
      </w:r>
      <w:r w:rsidR="00E53565">
        <w:rPr>
          <w:rFonts w:ascii="Times New Roman" w:eastAsia="Times New Roman" w:hAnsi="Times New Roman" w:cs="Times New Roman"/>
          <w:sz w:val="24"/>
          <w:szCs w:val="24"/>
          <w:lang w:val="en-GB"/>
        </w:rPr>
        <w:t xml:space="preserve">(i.e., centrality of incoming links) </w:t>
      </w:r>
      <w:r w:rsidRPr="00D03DBA">
        <w:rPr>
          <w:rFonts w:ascii="Times New Roman" w:eastAsia="Times New Roman" w:hAnsi="Times New Roman" w:cs="Times New Roman"/>
          <w:sz w:val="24"/>
          <w:szCs w:val="24"/>
          <w:lang w:val="en-GB"/>
        </w:rPr>
        <w:t xml:space="preserve">in the </w:t>
      </w:r>
      <w:r w:rsidR="00E53565">
        <w:rPr>
          <w:rFonts w:ascii="Times New Roman" w:eastAsia="Times New Roman" w:hAnsi="Times New Roman" w:cs="Times New Roman"/>
          <w:sz w:val="24"/>
          <w:szCs w:val="24"/>
          <w:lang w:val="en-GB"/>
        </w:rPr>
        <w:t xml:space="preserve">ocean </w:t>
      </w:r>
      <w:r w:rsidRPr="00D03DBA">
        <w:rPr>
          <w:rFonts w:ascii="Times New Roman" w:eastAsia="Times New Roman" w:hAnsi="Times New Roman" w:cs="Times New Roman"/>
          <w:sz w:val="24"/>
          <w:szCs w:val="24"/>
          <w:lang w:val="en-GB"/>
        </w:rPr>
        <w:t>current</w:t>
      </w:r>
      <w:r w:rsidR="00E53565">
        <w:rPr>
          <w:rFonts w:ascii="Times New Roman" w:eastAsia="Times New Roman" w:hAnsi="Times New Roman" w:cs="Times New Roman"/>
          <w:sz w:val="24"/>
          <w:szCs w:val="24"/>
          <w:lang w:val="en-GB"/>
        </w:rPr>
        <w:t>s</w:t>
      </w:r>
      <w:r w:rsidRPr="00D03DBA">
        <w:rPr>
          <w:rFonts w:ascii="Times New Roman" w:eastAsia="Times New Roman" w:hAnsi="Times New Roman" w:cs="Times New Roman"/>
          <w:sz w:val="24"/>
          <w:szCs w:val="24"/>
          <w:lang w:val="en-GB"/>
        </w:rPr>
        <w:t xml:space="preserve"> network should </w:t>
      </w:r>
      <w:proofErr w:type="spellStart"/>
      <w:r w:rsidRPr="00D03DBA">
        <w:rPr>
          <w:rFonts w:ascii="Times New Roman" w:eastAsia="Times New Roman" w:hAnsi="Times New Roman" w:cs="Times New Roman"/>
          <w:sz w:val="24"/>
          <w:szCs w:val="24"/>
          <w:lang w:val="en-GB"/>
        </w:rPr>
        <w:t>harbor</w:t>
      </w:r>
      <w:proofErr w:type="spellEnd"/>
      <w:r w:rsidRPr="00D03DBA">
        <w:rPr>
          <w:rFonts w:ascii="Times New Roman" w:eastAsia="Times New Roman" w:hAnsi="Times New Roman" w:cs="Times New Roman"/>
          <w:sz w:val="24"/>
          <w:szCs w:val="24"/>
          <w:lang w:val="en-GB"/>
        </w:rPr>
        <w:t xml:space="preserve"> greater diversity of littoral species.</w:t>
      </w:r>
    </w:p>
    <w:p w14:paraId="54FF3D62"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63" w14:textId="0014A5D6"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To address th</w:t>
      </w:r>
      <w:r w:rsidR="00E53565">
        <w:rPr>
          <w:rFonts w:ascii="Times New Roman" w:eastAsia="Times New Roman" w:hAnsi="Times New Roman" w:cs="Times New Roman"/>
          <w:sz w:val="24"/>
          <w:szCs w:val="24"/>
          <w:lang w:val="en-GB"/>
        </w:rPr>
        <w:t>e</w:t>
      </w:r>
      <w:r w:rsidRPr="00D03DBA">
        <w:rPr>
          <w:rFonts w:ascii="Times New Roman" w:eastAsia="Times New Roman" w:hAnsi="Times New Roman" w:cs="Times New Roman"/>
          <w:sz w:val="24"/>
          <w:szCs w:val="24"/>
          <w:lang w:val="en-GB"/>
        </w:rPr>
        <w:t>s</w:t>
      </w:r>
      <w:r w:rsidR="00E53565">
        <w:rPr>
          <w:rFonts w:ascii="Times New Roman" w:eastAsia="Times New Roman" w:hAnsi="Times New Roman" w:cs="Times New Roman"/>
          <w:sz w:val="24"/>
          <w:szCs w:val="24"/>
          <w:lang w:val="en-GB"/>
        </w:rPr>
        <w:t>e</w:t>
      </w:r>
      <w:r w:rsidRPr="00D03DBA">
        <w:rPr>
          <w:rFonts w:ascii="Times New Roman" w:eastAsia="Times New Roman" w:hAnsi="Times New Roman" w:cs="Times New Roman"/>
          <w:sz w:val="24"/>
          <w:szCs w:val="24"/>
          <w:lang w:val="en-GB"/>
        </w:rPr>
        <w:t xml:space="preserve"> questions, our objectives are to (1) test for a relationship between the connectivity patterns of littoral </w:t>
      </w:r>
      <w:r w:rsidR="00846AE3">
        <w:rPr>
          <w:rFonts w:ascii="Times New Roman" w:eastAsia="Times New Roman" w:hAnsi="Times New Roman" w:cs="Times New Roman"/>
          <w:sz w:val="24"/>
          <w:szCs w:val="24"/>
          <w:lang w:val="en-GB"/>
        </w:rPr>
        <w:t xml:space="preserve">and non-littoral </w:t>
      </w:r>
      <w:r w:rsidRPr="00D03DBA">
        <w:rPr>
          <w:rFonts w:ascii="Times New Roman" w:eastAsia="Times New Roman" w:hAnsi="Times New Roman" w:cs="Times New Roman"/>
          <w:sz w:val="24"/>
          <w:szCs w:val="24"/>
          <w:lang w:val="en-GB"/>
        </w:rPr>
        <w:t xml:space="preserve">flora and oceanic currents across archipelagos, and (2) </w:t>
      </w:r>
      <w:r w:rsidR="00846AE3">
        <w:rPr>
          <w:rFonts w:ascii="Times New Roman" w:eastAsia="Times New Roman" w:hAnsi="Times New Roman" w:cs="Times New Roman"/>
          <w:sz w:val="24"/>
          <w:szCs w:val="24"/>
          <w:lang w:val="en-GB"/>
        </w:rPr>
        <w:t>test</w:t>
      </w:r>
      <w:r w:rsidR="00846AE3" w:rsidRPr="00D03DBA">
        <w:rPr>
          <w:rFonts w:ascii="Times New Roman" w:eastAsia="Times New Roman" w:hAnsi="Times New Roman" w:cs="Times New Roman"/>
          <w:sz w:val="24"/>
          <w:szCs w:val="24"/>
          <w:lang w:val="en-GB"/>
        </w:rPr>
        <w:t xml:space="preserve"> </w:t>
      </w:r>
      <w:r w:rsidRPr="00D03DBA">
        <w:rPr>
          <w:rFonts w:ascii="Times New Roman" w:eastAsia="Times New Roman" w:hAnsi="Times New Roman" w:cs="Times New Roman"/>
          <w:sz w:val="24"/>
          <w:szCs w:val="24"/>
          <w:lang w:val="en-GB"/>
        </w:rPr>
        <w:t xml:space="preserve">whether islands with central roles in </w:t>
      </w:r>
      <w:r w:rsidR="004D3525">
        <w:rPr>
          <w:rFonts w:ascii="Times New Roman" w:eastAsia="Times New Roman" w:hAnsi="Times New Roman" w:cs="Times New Roman"/>
          <w:sz w:val="24"/>
          <w:szCs w:val="24"/>
          <w:lang w:val="en-GB"/>
        </w:rPr>
        <w:t xml:space="preserve">oceanic </w:t>
      </w:r>
      <w:r w:rsidRPr="00D03DBA">
        <w:rPr>
          <w:rFonts w:ascii="Times New Roman" w:eastAsia="Times New Roman" w:hAnsi="Times New Roman" w:cs="Times New Roman"/>
          <w:sz w:val="24"/>
          <w:szCs w:val="24"/>
          <w:lang w:val="en-GB"/>
        </w:rPr>
        <w:t xml:space="preserve">current </w:t>
      </w:r>
      <w:r w:rsidR="004D3525">
        <w:rPr>
          <w:rFonts w:ascii="Times New Roman" w:eastAsia="Times New Roman" w:hAnsi="Times New Roman" w:cs="Times New Roman"/>
          <w:sz w:val="24"/>
          <w:szCs w:val="24"/>
          <w:lang w:val="en-GB"/>
        </w:rPr>
        <w:t xml:space="preserve">(incoming) </w:t>
      </w:r>
      <w:r w:rsidRPr="00D03DBA">
        <w:rPr>
          <w:rFonts w:ascii="Times New Roman" w:eastAsia="Times New Roman" w:hAnsi="Times New Roman" w:cs="Times New Roman"/>
          <w:sz w:val="24"/>
          <w:szCs w:val="24"/>
          <w:lang w:val="en-GB"/>
        </w:rPr>
        <w:t xml:space="preserve">connectivity networks contain a higher </w:t>
      </w:r>
      <w:commentRangeStart w:id="4"/>
      <w:r w:rsidRPr="00D03DBA">
        <w:rPr>
          <w:rFonts w:ascii="Times New Roman" w:eastAsia="Times New Roman" w:hAnsi="Times New Roman" w:cs="Times New Roman"/>
          <w:sz w:val="24"/>
          <w:szCs w:val="24"/>
          <w:lang w:val="en-GB"/>
        </w:rPr>
        <w:t>p</w:t>
      </w:r>
      <w:r w:rsidR="004D3525">
        <w:rPr>
          <w:rFonts w:ascii="Times New Roman" w:eastAsia="Times New Roman" w:hAnsi="Times New Roman" w:cs="Times New Roman"/>
          <w:sz w:val="24"/>
          <w:szCs w:val="24"/>
          <w:lang w:val="en-GB"/>
        </w:rPr>
        <w:t>roportion</w:t>
      </w:r>
      <w:commentRangeEnd w:id="4"/>
      <w:r w:rsidR="004D3525">
        <w:rPr>
          <w:rStyle w:val="Refdecomentario"/>
        </w:rPr>
        <w:commentReference w:id="4"/>
      </w:r>
      <w:r w:rsidRPr="00D03DBA">
        <w:rPr>
          <w:rFonts w:ascii="Times New Roman" w:eastAsia="Times New Roman" w:hAnsi="Times New Roman" w:cs="Times New Roman"/>
          <w:sz w:val="24"/>
          <w:szCs w:val="24"/>
          <w:lang w:val="en-GB"/>
        </w:rPr>
        <w:t xml:space="preserve"> of littoral plants.</w:t>
      </w:r>
    </w:p>
    <w:p w14:paraId="54FF3D64" w14:textId="77777777" w:rsidR="00960FEF" w:rsidRPr="00D03DBA" w:rsidRDefault="00960FEF">
      <w:pPr>
        <w:jc w:val="both"/>
        <w:rPr>
          <w:rFonts w:ascii="Times New Roman" w:eastAsia="Times New Roman" w:hAnsi="Times New Roman" w:cs="Times New Roman"/>
          <w:b/>
          <w:sz w:val="24"/>
          <w:szCs w:val="24"/>
          <w:lang w:val="en-GB"/>
        </w:rPr>
      </w:pPr>
    </w:p>
    <w:p w14:paraId="54FF3D65" w14:textId="77777777" w:rsidR="00960FEF" w:rsidRPr="00D03DBA" w:rsidRDefault="00960FEF">
      <w:pPr>
        <w:jc w:val="both"/>
        <w:rPr>
          <w:rFonts w:ascii="Times New Roman" w:eastAsia="Times New Roman" w:hAnsi="Times New Roman" w:cs="Times New Roman"/>
          <w:sz w:val="24"/>
          <w:szCs w:val="24"/>
          <w:lang w:val="en-GB"/>
        </w:rPr>
      </w:pPr>
    </w:p>
    <w:p w14:paraId="54FF3D66" w14:textId="77777777" w:rsidR="00960FEF" w:rsidRPr="00D03DBA" w:rsidRDefault="00960FEF">
      <w:pPr>
        <w:jc w:val="both"/>
        <w:rPr>
          <w:rFonts w:ascii="Times New Roman" w:eastAsia="Times New Roman" w:hAnsi="Times New Roman" w:cs="Times New Roman"/>
          <w:sz w:val="24"/>
          <w:szCs w:val="24"/>
          <w:lang w:val="en-GB"/>
        </w:rPr>
      </w:pPr>
    </w:p>
    <w:p w14:paraId="54FF3D67" w14:textId="77777777" w:rsidR="00960FEF" w:rsidRPr="00D03DBA" w:rsidRDefault="00960FEF">
      <w:pPr>
        <w:jc w:val="both"/>
        <w:rPr>
          <w:rFonts w:ascii="Times New Roman" w:eastAsia="Times New Roman" w:hAnsi="Times New Roman" w:cs="Times New Roman"/>
          <w:sz w:val="24"/>
          <w:szCs w:val="24"/>
          <w:lang w:val="en-GB"/>
        </w:rPr>
      </w:pPr>
    </w:p>
    <w:p w14:paraId="54FF3D68" w14:textId="77777777" w:rsidR="00960FEF" w:rsidRPr="00D03DBA" w:rsidRDefault="00960FEF">
      <w:pPr>
        <w:jc w:val="both"/>
        <w:rPr>
          <w:rFonts w:ascii="Times New Roman" w:eastAsia="Times New Roman" w:hAnsi="Times New Roman" w:cs="Times New Roman"/>
          <w:sz w:val="24"/>
          <w:szCs w:val="24"/>
          <w:lang w:val="en-GB"/>
        </w:rPr>
      </w:pPr>
    </w:p>
    <w:p w14:paraId="54FF3D69" w14:textId="77777777" w:rsidR="00960FEF" w:rsidRPr="00D03DBA" w:rsidRDefault="00960FEF">
      <w:pPr>
        <w:jc w:val="both"/>
        <w:rPr>
          <w:rFonts w:ascii="Times New Roman" w:eastAsia="Times New Roman" w:hAnsi="Times New Roman" w:cs="Times New Roman"/>
          <w:sz w:val="24"/>
          <w:szCs w:val="24"/>
          <w:lang w:val="en-GB"/>
        </w:rPr>
      </w:pPr>
    </w:p>
    <w:p w14:paraId="54FF3D6A" w14:textId="77777777" w:rsidR="00960FEF" w:rsidRPr="00D03DBA" w:rsidRDefault="00960FEF">
      <w:pPr>
        <w:jc w:val="both"/>
        <w:rPr>
          <w:rFonts w:ascii="Times New Roman" w:eastAsia="Times New Roman" w:hAnsi="Times New Roman" w:cs="Times New Roman"/>
          <w:sz w:val="24"/>
          <w:szCs w:val="24"/>
          <w:lang w:val="en-GB"/>
        </w:rPr>
      </w:pPr>
    </w:p>
    <w:p w14:paraId="54FF3D6B" w14:textId="77777777" w:rsidR="00960FEF" w:rsidRPr="00D03DBA" w:rsidRDefault="00960FEF">
      <w:pPr>
        <w:jc w:val="both"/>
        <w:rPr>
          <w:rFonts w:ascii="Times New Roman" w:eastAsia="Times New Roman" w:hAnsi="Times New Roman" w:cs="Times New Roman"/>
          <w:sz w:val="24"/>
          <w:szCs w:val="24"/>
          <w:lang w:val="en-GB"/>
        </w:rPr>
      </w:pPr>
    </w:p>
    <w:p w14:paraId="54FF3D6C" w14:textId="77777777" w:rsidR="00960FEF" w:rsidRPr="00D03DBA" w:rsidRDefault="00960FEF">
      <w:pPr>
        <w:jc w:val="both"/>
        <w:rPr>
          <w:rFonts w:ascii="Times New Roman" w:eastAsia="Times New Roman" w:hAnsi="Times New Roman" w:cs="Times New Roman"/>
          <w:sz w:val="24"/>
          <w:szCs w:val="24"/>
          <w:lang w:val="en-GB"/>
        </w:rPr>
      </w:pPr>
    </w:p>
    <w:p w14:paraId="54FF3D6D" w14:textId="77777777" w:rsidR="00960FEF" w:rsidRPr="00D03DBA" w:rsidRDefault="00960FEF">
      <w:pPr>
        <w:jc w:val="both"/>
        <w:rPr>
          <w:rFonts w:ascii="Times New Roman" w:eastAsia="Times New Roman" w:hAnsi="Times New Roman" w:cs="Times New Roman"/>
          <w:sz w:val="24"/>
          <w:szCs w:val="24"/>
          <w:lang w:val="en-GB"/>
        </w:rPr>
      </w:pPr>
    </w:p>
    <w:p w14:paraId="54FF3D6E" w14:textId="77777777" w:rsidR="00960FEF" w:rsidRPr="00D03DBA" w:rsidRDefault="00960FEF">
      <w:pPr>
        <w:jc w:val="both"/>
        <w:rPr>
          <w:rFonts w:ascii="Times New Roman" w:eastAsia="Times New Roman" w:hAnsi="Times New Roman" w:cs="Times New Roman"/>
          <w:sz w:val="24"/>
          <w:szCs w:val="24"/>
          <w:lang w:val="en-GB"/>
        </w:rPr>
      </w:pPr>
    </w:p>
    <w:p w14:paraId="54FF3D6F" w14:textId="77777777" w:rsidR="00960FEF" w:rsidRPr="00D03DBA" w:rsidRDefault="00960FEF">
      <w:pPr>
        <w:jc w:val="both"/>
        <w:rPr>
          <w:rFonts w:ascii="Times New Roman" w:eastAsia="Times New Roman" w:hAnsi="Times New Roman" w:cs="Times New Roman"/>
          <w:sz w:val="24"/>
          <w:szCs w:val="24"/>
          <w:lang w:val="en-GB"/>
        </w:rPr>
      </w:pPr>
    </w:p>
    <w:p w14:paraId="54FF3D70" w14:textId="77777777" w:rsidR="00960FEF" w:rsidRPr="00D03DBA" w:rsidRDefault="00960FEF">
      <w:pPr>
        <w:jc w:val="both"/>
        <w:rPr>
          <w:rFonts w:ascii="Times New Roman" w:eastAsia="Times New Roman" w:hAnsi="Times New Roman" w:cs="Times New Roman"/>
          <w:sz w:val="24"/>
          <w:szCs w:val="24"/>
          <w:lang w:val="en-GB"/>
        </w:rPr>
      </w:pPr>
    </w:p>
    <w:p w14:paraId="54FF3D71" w14:textId="77777777" w:rsidR="00960FEF" w:rsidRPr="00D03DBA" w:rsidRDefault="00960FEF">
      <w:pPr>
        <w:jc w:val="both"/>
        <w:rPr>
          <w:rFonts w:ascii="Times New Roman" w:eastAsia="Times New Roman" w:hAnsi="Times New Roman" w:cs="Times New Roman"/>
          <w:sz w:val="24"/>
          <w:szCs w:val="24"/>
          <w:lang w:val="en-GB"/>
        </w:rPr>
      </w:pPr>
    </w:p>
    <w:p w14:paraId="54FF3D72" w14:textId="77777777" w:rsidR="00960FEF" w:rsidRPr="00D03DBA" w:rsidRDefault="00960FEF">
      <w:pPr>
        <w:jc w:val="both"/>
        <w:rPr>
          <w:rFonts w:ascii="Times New Roman" w:eastAsia="Times New Roman" w:hAnsi="Times New Roman" w:cs="Times New Roman"/>
          <w:sz w:val="24"/>
          <w:szCs w:val="24"/>
          <w:lang w:val="en-GB"/>
        </w:rPr>
      </w:pPr>
    </w:p>
    <w:p w14:paraId="54FF3D73" w14:textId="77777777" w:rsidR="00960FEF" w:rsidRPr="00D03DBA" w:rsidRDefault="00960FEF">
      <w:pPr>
        <w:jc w:val="both"/>
        <w:rPr>
          <w:rFonts w:ascii="Times New Roman" w:eastAsia="Times New Roman" w:hAnsi="Times New Roman" w:cs="Times New Roman"/>
          <w:sz w:val="24"/>
          <w:szCs w:val="24"/>
          <w:lang w:val="en-GB"/>
        </w:rPr>
      </w:pPr>
    </w:p>
    <w:p w14:paraId="54FF3D74"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75" w14:textId="77777777" w:rsidR="00960FEF" w:rsidRPr="00D03DBA" w:rsidRDefault="00C54839">
      <w:pPr>
        <w:pBdr>
          <w:top w:val="nil"/>
          <w:left w:val="nil"/>
          <w:bottom w:val="nil"/>
          <w:right w:val="nil"/>
          <w:between w:val="nil"/>
        </w:pBd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36"/>
          <w:szCs w:val="36"/>
          <w:lang w:val="en-GB"/>
        </w:rPr>
        <w:t>Methods</w:t>
      </w:r>
    </w:p>
    <w:p w14:paraId="54FF3D76" w14:textId="77777777" w:rsidR="00960FEF" w:rsidRPr="00D03DBA" w:rsidRDefault="00960FEF">
      <w:pPr>
        <w:jc w:val="both"/>
        <w:rPr>
          <w:rFonts w:ascii="Times New Roman" w:eastAsia="Times New Roman" w:hAnsi="Times New Roman" w:cs="Times New Roman"/>
          <w:sz w:val="24"/>
          <w:szCs w:val="24"/>
          <w:lang w:val="en-GB"/>
        </w:rPr>
      </w:pPr>
    </w:p>
    <w:p w14:paraId="54FF3D77" w14:textId="77777777" w:rsidR="00960FEF" w:rsidRPr="00D03DBA" w:rsidRDefault="00C54839">
      <w:p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b/>
          <w:sz w:val="24"/>
          <w:szCs w:val="24"/>
          <w:lang w:val="en-GB"/>
        </w:rPr>
        <w:t>Oceanic currents data</w:t>
      </w:r>
    </w:p>
    <w:p w14:paraId="54FF3D78" w14:textId="77777777" w:rsidR="00960FEF" w:rsidRPr="00D03DBA" w:rsidRDefault="00960FEF">
      <w:pPr>
        <w:jc w:val="both"/>
        <w:rPr>
          <w:rFonts w:ascii="Times New Roman" w:eastAsia="Times New Roman" w:hAnsi="Times New Roman" w:cs="Times New Roman"/>
          <w:sz w:val="24"/>
          <w:szCs w:val="24"/>
          <w:lang w:val="en-GB"/>
        </w:rPr>
      </w:pPr>
    </w:p>
    <w:p w14:paraId="54FF3D79" w14:textId="4C4A5562"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Oceanic current data were obtained from the Hybrid Coordinate Ocean Model (HYCOM) dataset (</w:t>
      </w:r>
      <w:r w:rsidR="00FE0235">
        <w:fldChar w:fldCharType="begin"/>
      </w:r>
      <w:r w:rsidR="00FE0235" w:rsidRPr="00FE0235">
        <w:rPr>
          <w:lang w:val="en-US"/>
          <w:rPrChange w:id="5" w:author="Alex Fuster" w:date="2024-07-25T12:01:00Z">
            <w:rPr/>
          </w:rPrChange>
        </w:rPr>
        <w:instrText xml:space="preserve"> HYPERLINK "http://www.hycom.org" \h </w:instrText>
      </w:r>
      <w:r w:rsidR="00FE0235">
        <w:fldChar w:fldCharType="separate"/>
      </w:r>
      <w:r w:rsidRPr="00D03DBA">
        <w:rPr>
          <w:rFonts w:ascii="Times New Roman" w:eastAsia="Times New Roman" w:hAnsi="Times New Roman" w:cs="Times New Roman"/>
          <w:color w:val="1155CC"/>
          <w:sz w:val="24"/>
          <w:szCs w:val="24"/>
          <w:u w:val="single"/>
          <w:lang w:val="en-GB"/>
        </w:rPr>
        <w:t>www.hycom.org</w:t>
      </w:r>
      <w:r w:rsidR="00FE0235">
        <w:rPr>
          <w:rFonts w:ascii="Times New Roman" w:eastAsia="Times New Roman" w:hAnsi="Times New Roman" w:cs="Times New Roman"/>
          <w:color w:val="1155CC"/>
          <w:sz w:val="24"/>
          <w:szCs w:val="24"/>
          <w:u w:val="single"/>
          <w:lang w:val="en-GB"/>
        </w:rPr>
        <w:fldChar w:fldCharType="end"/>
      </w:r>
      <w:r w:rsidRPr="00D03DBA">
        <w:rPr>
          <w:rFonts w:ascii="Times New Roman" w:eastAsia="Times New Roman" w:hAnsi="Times New Roman" w:cs="Times New Roman"/>
          <w:sz w:val="24"/>
          <w:szCs w:val="24"/>
          <w:lang w:val="en-GB"/>
        </w:rPr>
        <w:t>), which provides spatially and temporally resolved information on ocean currents (</w:t>
      </w:r>
      <w:proofErr w:type="spellStart"/>
      <w:r w:rsidRPr="00D03DBA">
        <w:rPr>
          <w:rFonts w:ascii="Times New Roman" w:eastAsia="Times New Roman" w:hAnsi="Times New Roman" w:cs="Times New Roman"/>
          <w:sz w:val="24"/>
          <w:szCs w:val="24"/>
          <w:lang w:val="en-GB"/>
        </w:rPr>
        <w:t>Chassignet</w:t>
      </w:r>
      <w:proofErr w:type="spellEnd"/>
      <w:r w:rsidRPr="00D03DBA">
        <w:rPr>
          <w:rFonts w:ascii="Times New Roman" w:eastAsia="Times New Roman" w:hAnsi="Times New Roman" w:cs="Times New Roman"/>
          <w:sz w:val="24"/>
          <w:szCs w:val="24"/>
          <w:lang w:val="en-GB"/>
        </w:rPr>
        <w:t xml:space="preserve"> et al. 2007). We used data covering 26 years (1992-2018) for the Galapagos (-1.8 to 0.9°N, -92.0 to -88.7°W), Canaries (26.7 to 29.9°N, -18.8 to -12.6°W), and Azores (36.5 to 40.1°N, -32.2 to -23.4°W) archipelagos. </w:t>
      </w:r>
      <w:commentRangeStart w:id="6"/>
      <w:r w:rsidRPr="00D03DBA">
        <w:rPr>
          <w:rFonts w:ascii="Times New Roman" w:eastAsia="Times New Roman" w:hAnsi="Times New Roman" w:cs="Times New Roman"/>
          <w:sz w:val="24"/>
          <w:szCs w:val="24"/>
          <w:lang w:val="en-GB"/>
        </w:rPr>
        <w:t>Using the "</w:t>
      </w:r>
      <w:proofErr w:type="spellStart"/>
      <w:r w:rsidRPr="00D03DBA">
        <w:rPr>
          <w:rFonts w:ascii="Times New Roman" w:eastAsia="Times New Roman" w:hAnsi="Times New Roman" w:cs="Times New Roman"/>
          <w:sz w:val="24"/>
          <w:szCs w:val="24"/>
          <w:lang w:val="en-GB"/>
        </w:rPr>
        <w:t>HMMoce</w:t>
      </w:r>
      <w:proofErr w:type="spellEnd"/>
      <w:r w:rsidRPr="00D03DBA">
        <w:rPr>
          <w:rFonts w:ascii="Times New Roman" w:eastAsia="Times New Roman" w:hAnsi="Times New Roman" w:cs="Times New Roman"/>
          <w:sz w:val="24"/>
          <w:szCs w:val="24"/>
          <w:lang w:val="en-GB"/>
        </w:rPr>
        <w:t>" R package</w:t>
      </w:r>
      <w:commentRangeEnd w:id="6"/>
      <w:r w:rsidR="00BA78FC">
        <w:rPr>
          <w:rStyle w:val="Refdecomentario"/>
        </w:rPr>
        <w:commentReference w:id="6"/>
      </w:r>
      <w:r w:rsidRPr="00D03DBA">
        <w:rPr>
          <w:rFonts w:ascii="Times New Roman" w:eastAsia="Times New Roman" w:hAnsi="Times New Roman" w:cs="Times New Roman"/>
          <w:sz w:val="24"/>
          <w:szCs w:val="24"/>
          <w:lang w:val="en-GB"/>
        </w:rPr>
        <w:t xml:space="preserve">, we extracted eastward and northward </w:t>
      </w:r>
      <w:r w:rsidR="004D3525">
        <w:rPr>
          <w:rFonts w:ascii="Times New Roman" w:eastAsia="Times New Roman" w:hAnsi="Times New Roman" w:cs="Times New Roman"/>
          <w:sz w:val="24"/>
          <w:szCs w:val="24"/>
          <w:lang w:val="en-GB"/>
        </w:rPr>
        <w:t xml:space="preserve">ocean </w:t>
      </w:r>
      <w:r w:rsidRPr="00D03DBA">
        <w:rPr>
          <w:rFonts w:ascii="Times New Roman" w:eastAsia="Times New Roman" w:hAnsi="Times New Roman" w:cs="Times New Roman"/>
          <w:sz w:val="24"/>
          <w:szCs w:val="24"/>
          <w:lang w:val="en-GB"/>
        </w:rPr>
        <w:t>current velocit</w:t>
      </w:r>
      <w:r w:rsidR="004D3525">
        <w:rPr>
          <w:rFonts w:ascii="Times New Roman" w:eastAsia="Times New Roman" w:hAnsi="Times New Roman" w:cs="Times New Roman"/>
          <w:sz w:val="24"/>
          <w:szCs w:val="24"/>
          <w:lang w:val="en-GB"/>
        </w:rPr>
        <w:t>y</w:t>
      </w:r>
      <w:r w:rsidRPr="00D03DBA">
        <w:rPr>
          <w:rFonts w:ascii="Times New Roman" w:eastAsia="Times New Roman" w:hAnsi="Times New Roman" w:cs="Times New Roman"/>
          <w:sz w:val="24"/>
          <w:szCs w:val="24"/>
          <w:lang w:val="en-GB"/>
        </w:rPr>
        <w:t xml:space="preserve"> </w:t>
      </w:r>
      <w:r w:rsidR="004D3525">
        <w:rPr>
          <w:rFonts w:ascii="Times New Roman" w:eastAsia="Times New Roman" w:hAnsi="Times New Roman" w:cs="Times New Roman"/>
          <w:sz w:val="24"/>
          <w:szCs w:val="24"/>
          <w:lang w:val="en-GB"/>
        </w:rPr>
        <w:t xml:space="preserve">vectors </w:t>
      </w:r>
      <w:r w:rsidRPr="00D03DBA">
        <w:rPr>
          <w:rFonts w:ascii="Times New Roman" w:eastAsia="Times New Roman" w:hAnsi="Times New Roman" w:cs="Times New Roman"/>
          <w:sz w:val="24"/>
          <w:szCs w:val="24"/>
          <w:lang w:val="en-GB"/>
        </w:rPr>
        <w:t>at an 8km resolution</w:t>
      </w:r>
      <w:r w:rsidR="004D3525" w:rsidRPr="004D3525">
        <w:rPr>
          <w:rFonts w:ascii="Times New Roman" w:eastAsia="Times New Roman" w:hAnsi="Times New Roman" w:cs="Times New Roman"/>
          <w:sz w:val="24"/>
          <w:szCs w:val="24"/>
          <w:lang w:val="en-GB"/>
        </w:rPr>
        <w:t xml:space="preserve"> </w:t>
      </w:r>
      <w:r w:rsidR="00BA78FC">
        <w:rPr>
          <w:rFonts w:ascii="Times New Roman" w:eastAsia="Times New Roman" w:hAnsi="Times New Roman" w:cs="Times New Roman"/>
          <w:sz w:val="24"/>
          <w:szCs w:val="24"/>
          <w:lang w:val="en-GB"/>
        </w:rPr>
        <w:t xml:space="preserve">for </w:t>
      </w:r>
      <w:r w:rsidR="00BA78FC" w:rsidRPr="00D03DBA">
        <w:rPr>
          <w:rFonts w:ascii="Times New Roman" w:eastAsia="Times New Roman" w:hAnsi="Times New Roman" w:cs="Times New Roman"/>
          <w:sz w:val="24"/>
          <w:szCs w:val="24"/>
          <w:lang w:val="en-GB"/>
        </w:rPr>
        <w:t>every two days along the 26 years</w:t>
      </w:r>
      <w:r w:rsidR="00AC28A6">
        <w:rPr>
          <w:rFonts w:ascii="Times New Roman" w:eastAsia="Times New Roman" w:hAnsi="Times New Roman" w:cs="Times New Roman"/>
          <w:sz w:val="24"/>
          <w:szCs w:val="24"/>
          <w:lang w:val="en-GB"/>
        </w:rPr>
        <w:t xml:space="preserve">. </w:t>
      </w:r>
      <w:r w:rsidR="00BA78FC">
        <w:rPr>
          <w:rFonts w:ascii="Times New Roman" w:eastAsia="Times New Roman" w:hAnsi="Times New Roman" w:cs="Times New Roman"/>
          <w:sz w:val="24"/>
          <w:szCs w:val="24"/>
          <w:lang w:val="en-GB"/>
        </w:rPr>
        <w:t xml:space="preserve">From these, </w:t>
      </w:r>
      <w:r w:rsidR="004D3525">
        <w:rPr>
          <w:rFonts w:ascii="Times New Roman" w:eastAsia="Times New Roman" w:hAnsi="Times New Roman" w:cs="Times New Roman"/>
          <w:sz w:val="24"/>
          <w:szCs w:val="24"/>
          <w:lang w:val="en-GB"/>
        </w:rPr>
        <w:t xml:space="preserve">we calculated current mean </w:t>
      </w:r>
      <w:commentRangeStart w:id="7"/>
      <w:r w:rsidRPr="00D03DBA">
        <w:rPr>
          <w:rFonts w:ascii="Times New Roman" w:eastAsia="Times New Roman" w:hAnsi="Times New Roman" w:cs="Times New Roman"/>
          <w:sz w:val="24"/>
          <w:szCs w:val="24"/>
          <w:lang w:val="en-GB"/>
        </w:rPr>
        <w:t xml:space="preserve"> </w:t>
      </w:r>
      <w:commentRangeEnd w:id="7"/>
      <w:r w:rsidR="004D3525">
        <w:rPr>
          <w:rStyle w:val="Refdecomentario"/>
        </w:rPr>
        <w:commentReference w:id="7"/>
      </w:r>
      <w:r w:rsidRPr="00D03DBA">
        <w:rPr>
          <w:rFonts w:ascii="Times New Roman" w:eastAsia="Times New Roman" w:hAnsi="Times New Roman" w:cs="Times New Roman"/>
          <w:sz w:val="24"/>
          <w:szCs w:val="24"/>
          <w:lang w:val="en-GB"/>
        </w:rPr>
        <w:t xml:space="preserve">direction (in degrees) and speed (in m/s). Direction was calculated using the “raster” package and converted from radians. </w:t>
      </w:r>
    </w:p>
    <w:p w14:paraId="54FF3D7A" w14:textId="77777777" w:rsidR="00960FEF" w:rsidRPr="00D03DBA" w:rsidRDefault="00960FEF">
      <w:pPr>
        <w:jc w:val="both"/>
        <w:rPr>
          <w:rFonts w:ascii="Times New Roman" w:eastAsia="Times New Roman" w:hAnsi="Times New Roman" w:cs="Times New Roman"/>
          <w:sz w:val="24"/>
          <w:szCs w:val="24"/>
          <w:lang w:val="en-GB"/>
        </w:rPr>
      </w:pPr>
    </w:p>
    <w:p w14:paraId="54FF3D7B" w14:textId="77777777" w:rsidR="00960FEF" w:rsidRPr="00D03DBA" w:rsidRDefault="00C54839">
      <w:p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b/>
          <w:sz w:val="24"/>
          <w:szCs w:val="24"/>
          <w:lang w:val="en-GB"/>
        </w:rPr>
        <w:t>Oceanic currents connectivity</w:t>
      </w:r>
    </w:p>
    <w:p w14:paraId="54FF3D7C" w14:textId="77777777" w:rsidR="00960FEF" w:rsidRPr="00D03DBA" w:rsidRDefault="00960FEF">
      <w:pPr>
        <w:jc w:val="both"/>
        <w:rPr>
          <w:rFonts w:ascii="Times New Roman" w:eastAsia="Times New Roman" w:hAnsi="Times New Roman" w:cs="Times New Roman"/>
          <w:sz w:val="24"/>
          <w:szCs w:val="24"/>
          <w:lang w:val="en-GB"/>
        </w:rPr>
      </w:pPr>
    </w:p>
    <w:p w14:paraId="54FF3D7D" w14:textId="545CED9D"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We use the “</w:t>
      </w:r>
      <w:proofErr w:type="spellStart"/>
      <w:r w:rsidRPr="00D03DBA">
        <w:rPr>
          <w:rFonts w:ascii="Times New Roman" w:eastAsia="Times New Roman" w:hAnsi="Times New Roman" w:cs="Times New Roman"/>
          <w:sz w:val="24"/>
          <w:szCs w:val="24"/>
          <w:lang w:val="en-GB"/>
        </w:rPr>
        <w:t>rWind</w:t>
      </w:r>
      <w:proofErr w:type="spellEnd"/>
      <w:r w:rsidRPr="00D03DBA">
        <w:rPr>
          <w:rFonts w:ascii="Times New Roman" w:eastAsia="Times New Roman" w:hAnsi="Times New Roman" w:cs="Times New Roman"/>
          <w:sz w:val="24"/>
          <w:szCs w:val="24"/>
          <w:lang w:val="en-GB"/>
        </w:rPr>
        <w:t xml:space="preserve">” package to compute a conductance matrix representing the ease of movement between geographic points </w:t>
      </w:r>
      <w:r w:rsidR="00BA78FC">
        <w:rPr>
          <w:rFonts w:ascii="Times New Roman" w:eastAsia="Times New Roman" w:hAnsi="Times New Roman" w:cs="Times New Roman"/>
          <w:sz w:val="24"/>
          <w:szCs w:val="24"/>
          <w:lang w:val="en-GB"/>
        </w:rPr>
        <w:t>based on</w:t>
      </w:r>
      <w:r w:rsidRPr="00D03DBA">
        <w:rPr>
          <w:rFonts w:ascii="Times New Roman" w:eastAsia="Times New Roman" w:hAnsi="Times New Roman" w:cs="Times New Roman"/>
          <w:sz w:val="24"/>
          <w:szCs w:val="24"/>
          <w:lang w:val="en-GB"/>
        </w:rPr>
        <w:t xml:space="preserve"> ocean currents (See Fernández-López &amp; Schliep 2018). Th</w:t>
      </w:r>
      <w:r w:rsidR="00BA78FC">
        <w:rPr>
          <w:rFonts w:ascii="Times New Roman" w:eastAsia="Times New Roman" w:hAnsi="Times New Roman" w:cs="Times New Roman"/>
          <w:sz w:val="24"/>
          <w:szCs w:val="24"/>
          <w:lang w:val="en-GB"/>
        </w:rPr>
        <w:t>is</w:t>
      </w:r>
      <w:r w:rsidRPr="00D03DBA">
        <w:rPr>
          <w:rFonts w:ascii="Times New Roman" w:eastAsia="Times New Roman" w:hAnsi="Times New Roman" w:cs="Times New Roman"/>
          <w:sz w:val="24"/>
          <w:szCs w:val="24"/>
          <w:lang w:val="en-GB"/>
        </w:rPr>
        <w:t xml:space="preserve"> package calculates the movement cost from any starting cell to one of its 8 adjacent cells (Moore </w:t>
      </w:r>
      <w:proofErr w:type="spellStart"/>
      <w:r w:rsidRPr="00D03DBA">
        <w:rPr>
          <w:rFonts w:ascii="Times New Roman" w:eastAsia="Times New Roman" w:hAnsi="Times New Roman" w:cs="Times New Roman"/>
          <w:sz w:val="24"/>
          <w:szCs w:val="24"/>
          <w:lang w:val="en-GB"/>
        </w:rPr>
        <w:t>neighborhood</w:t>
      </w:r>
      <w:proofErr w:type="spellEnd"/>
      <w:r w:rsidRPr="00D03DBA">
        <w:rPr>
          <w:rFonts w:ascii="Times New Roman" w:eastAsia="Times New Roman" w:hAnsi="Times New Roman" w:cs="Times New Roman"/>
          <w:sz w:val="24"/>
          <w:szCs w:val="24"/>
          <w:lang w:val="en-GB"/>
        </w:rPr>
        <w:t xml:space="preserve">) accounting for the directional and speed characteristics of ocean currents (Muñoz et al. 2004, </w:t>
      </w:r>
      <w:proofErr w:type="spellStart"/>
      <w:r w:rsidRPr="00D03DBA">
        <w:rPr>
          <w:rFonts w:ascii="Times New Roman" w:eastAsia="Times New Roman" w:hAnsi="Times New Roman" w:cs="Times New Roman"/>
          <w:sz w:val="24"/>
          <w:szCs w:val="24"/>
          <w:lang w:val="en-GB"/>
        </w:rPr>
        <w:t>Felicísimo</w:t>
      </w:r>
      <w:proofErr w:type="spellEnd"/>
      <w:r w:rsidRPr="00D03DBA">
        <w:rPr>
          <w:rFonts w:ascii="Times New Roman" w:eastAsia="Times New Roman" w:hAnsi="Times New Roman" w:cs="Times New Roman"/>
          <w:sz w:val="24"/>
          <w:szCs w:val="24"/>
          <w:lang w:val="en-GB"/>
        </w:rPr>
        <w:t xml:space="preserve"> et al. 2008).</w:t>
      </w:r>
    </w:p>
    <w:p w14:paraId="54FF3D7E"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7F"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To assess connectivity between islands within each archipelago, cost matrices were derived from the conductance matrices. Using the </w:t>
      </w:r>
      <w:proofErr w:type="spellStart"/>
      <w:r w:rsidRPr="00D03DBA">
        <w:rPr>
          <w:rFonts w:ascii="Times New Roman" w:eastAsia="Times New Roman" w:hAnsi="Times New Roman" w:cs="Times New Roman"/>
          <w:sz w:val="24"/>
          <w:szCs w:val="24"/>
          <w:lang w:val="en-GB"/>
        </w:rPr>
        <w:t>costDistance</w:t>
      </w:r>
      <w:proofErr w:type="spellEnd"/>
      <w:r w:rsidRPr="00D03DBA">
        <w:rPr>
          <w:rFonts w:ascii="Times New Roman" w:eastAsia="Times New Roman" w:hAnsi="Times New Roman" w:cs="Times New Roman"/>
          <w:sz w:val="24"/>
          <w:szCs w:val="24"/>
          <w:lang w:val="en-GB"/>
        </w:rPr>
        <w:t xml:space="preserve"> function, we computed the minimum cost path (conductance) required to travel between pairs of islands. This process integrated the geographic coordinates (latitude and longitude) of the islands with the conductance values derived from oceanic current data. To cover all orientations (North, South, West, East), we selected a coordinate point on each side of the islands from which we calculated the current connectivity paths to the rest of the islands within the archipelago. For larger islands, </w:t>
      </w:r>
      <w:commentRangeStart w:id="8"/>
      <w:r w:rsidRPr="00D03DBA">
        <w:rPr>
          <w:rFonts w:ascii="Times New Roman" w:eastAsia="Times New Roman" w:hAnsi="Times New Roman" w:cs="Times New Roman"/>
          <w:sz w:val="24"/>
          <w:szCs w:val="24"/>
          <w:lang w:val="en-GB"/>
        </w:rPr>
        <w:t xml:space="preserve">we added one connection point every 40 km (5 pixels of 8 km) </w:t>
      </w:r>
      <w:commentRangeEnd w:id="8"/>
      <w:r w:rsidR="00BA78FC">
        <w:rPr>
          <w:rStyle w:val="Refdecomentario"/>
        </w:rPr>
        <w:commentReference w:id="8"/>
      </w:r>
      <w:r w:rsidRPr="00D03DBA">
        <w:rPr>
          <w:rFonts w:ascii="Times New Roman" w:eastAsia="Times New Roman" w:hAnsi="Times New Roman" w:cs="Times New Roman"/>
          <w:sz w:val="24"/>
          <w:szCs w:val="24"/>
          <w:lang w:val="en-GB"/>
        </w:rPr>
        <w:t xml:space="preserve">to increase our sampling of points and, consequently, potential shortest paths connecting with other islands. For example, Isabela Island in the Galápagos archipelago has a total of eight connection points: one in the North and South, and three each on the East and West sides. For small islands with an area occupying less than a pixel of the </w:t>
      </w:r>
      <w:proofErr w:type="spellStart"/>
      <w:r w:rsidRPr="00D03DBA">
        <w:rPr>
          <w:rFonts w:ascii="Times New Roman" w:eastAsia="Times New Roman" w:hAnsi="Times New Roman" w:cs="Times New Roman"/>
          <w:sz w:val="24"/>
          <w:szCs w:val="24"/>
          <w:lang w:val="en-GB"/>
        </w:rPr>
        <w:t>rasters</w:t>
      </w:r>
      <w:proofErr w:type="spellEnd"/>
      <w:r w:rsidRPr="00D03DBA">
        <w:rPr>
          <w:rFonts w:ascii="Times New Roman" w:eastAsia="Times New Roman" w:hAnsi="Times New Roman" w:cs="Times New Roman"/>
          <w:sz w:val="24"/>
          <w:szCs w:val="24"/>
          <w:lang w:val="en-GB"/>
        </w:rPr>
        <w:t xml:space="preserve"> (&lt;8 km), a single connection point was assigned (Figure S1, S2).</w:t>
      </w:r>
    </w:p>
    <w:p w14:paraId="54FF3D80" w14:textId="77777777" w:rsidR="00960FEF" w:rsidRPr="00D03DBA" w:rsidRDefault="00960FEF">
      <w:pPr>
        <w:jc w:val="both"/>
        <w:rPr>
          <w:rFonts w:ascii="Times New Roman" w:eastAsia="Times New Roman" w:hAnsi="Times New Roman" w:cs="Times New Roman"/>
          <w:sz w:val="24"/>
          <w:szCs w:val="24"/>
          <w:lang w:val="en-GB"/>
        </w:rPr>
      </w:pPr>
    </w:p>
    <w:p w14:paraId="54FF3D81" w14:textId="643601D2"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Marine currents can vary over time due to climatological conditions, causing fluctuations in the potential for thalassochory. To account for this variability, we </w:t>
      </w:r>
      <w:r w:rsidR="00BA78FC">
        <w:rPr>
          <w:rFonts w:ascii="Times New Roman" w:eastAsia="Times New Roman" w:hAnsi="Times New Roman" w:cs="Times New Roman"/>
          <w:sz w:val="24"/>
          <w:szCs w:val="24"/>
          <w:lang w:val="en-GB"/>
        </w:rPr>
        <w:t>extracted</w:t>
      </w:r>
      <w:r w:rsidR="00BA78FC" w:rsidRPr="00D03DBA">
        <w:rPr>
          <w:rFonts w:ascii="Times New Roman" w:eastAsia="Times New Roman" w:hAnsi="Times New Roman" w:cs="Times New Roman"/>
          <w:sz w:val="24"/>
          <w:szCs w:val="24"/>
          <w:lang w:val="en-GB"/>
        </w:rPr>
        <w:t xml:space="preserve"> </w:t>
      </w:r>
      <w:r w:rsidRPr="00D03DBA">
        <w:rPr>
          <w:rFonts w:ascii="Times New Roman" w:eastAsia="Times New Roman" w:hAnsi="Times New Roman" w:cs="Times New Roman"/>
          <w:sz w:val="24"/>
          <w:szCs w:val="24"/>
          <w:lang w:val="en-GB"/>
        </w:rPr>
        <w:t xml:space="preserve">the </w:t>
      </w:r>
      <w:r w:rsidR="00BA78FC">
        <w:rPr>
          <w:rFonts w:ascii="Times New Roman" w:eastAsia="Times New Roman" w:hAnsi="Times New Roman" w:cs="Times New Roman"/>
          <w:sz w:val="24"/>
          <w:szCs w:val="24"/>
          <w:lang w:val="en-GB"/>
        </w:rPr>
        <w:t>values corresponding to the highes</w:t>
      </w:r>
      <w:r w:rsidR="00926D2A">
        <w:rPr>
          <w:rFonts w:ascii="Times New Roman" w:eastAsia="Times New Roman" w:hAnsi="Times New Roman" w:cs="Times New Roman"/>
          <w:sz w:val="24"/>
          <w:szCs w:val="24"/>
          <w:lang w:val="en-GB"/>
        </w:rPr>
        <w:t>t</w:t>
      </w:r>
      <w:commentRangeStart w:id="9"/>
      <w:r w:rsidRPr="00D03DBA">
        <w:rPr>
          <w:rFonts w:ascii="Times New Roman" w:eastAsia="Times New Roman" w:hAnsi="Times New Roman" w:cs="Times New Roman"/>
          <w:sz w:val="24"/>
          <w:szCs w:val="24"/>
          <w:lang w:val="en-GB"/>
        </w:rPr>
        <w:t xml:space="preserve"> 5% </w:t>
      </w:r>
      <w:commentRangeEnd w:id="9"/>
      <w:r w:rsidR="00BA78FC">
        <w:rPr>
          <w:rStyle w:val="Refdecomentario"/>
        </w:rPr>
        <w:commentReference w:id="9"/>
      </w:r>
      <w:r w:rsidRPr="00D03DBA">
        <w:rPr>
          <w:rFonts w:ascii="Times New Roman" w:eastAsia="Times New Roman" w:hAnsi="Times New Roman" w:cs="Times New Roman"/>
          <w:sz w:val="24"/>
          <w:szCs w:val="24"/>
          <w:lang w:val="en-GB"/>
        </w:rPr>
        <w:t xml:space="preserve"> of maximum connectivity</w:t>
      </w:r>
      <w:r w:rsidR="00BA78FC">
        <w:rPr>
          <w:rFonts w:ascii="Times New Roman" w:eastAsia="Times New Roman" w:hAnsi="Times New Roman" w:cs="Times New Roman"/>
          <w:sz w:val="24"/>
          <w:szCs w:val="24"/>
          <w:lang w:val="en-GB"/>
        </w:rPr>
        <w:t xml:space="preserve"> (i.e. lower connection costs</w:t>
      </w:r>
      <w:r w:rsidRPr="00D03DBA">
        <w:rPr>
          <w:rFonts w:ascii="Times New Roman" w:eastAsia="Times New Roman" w:hAnsi="Times New Roman" w:cs="Times New Roman"/>
          <w:sz w:val="24"/>
          <w:szCs w:val="24"/>
          <w:lang w:val="en-GB"/>
        </w:rPr>
        <w:t xml:space="preserve">) </w:t>
      </w:r>
      <w:r w:rsidR="00BA78FC">
        <w:rPr>
          <w:rFonts w:ascii="Times New Roman" w:eastAsia="Times New Roman" w:hAnsi="Times New Roman" w:cs="Times New Roman"/>
          <w:sz w:val="24"/>
          <w:szCs w:val="24"/>
          <w:lang w:val="en-GB"/>
        </w:rPr>
        <w:t>for</w:t>
      </w:r>
      <w:r w:rsidR="00BA78FC" w:rsidRPr="00D03DBA">
        <w:rPr>
          <w:rFonts w:ascii="Times New Roman" w:eastAsia="Times New Roman" w:hAnsi="Times New Roman" w:cs="Times New Roman"/>
          <w:sz w:val="24"/>
          <w:szCs w:val="24"/>
          <w:lang w:val="en-GB"/>
        </w:rPr>
        <w:t xml:space="preserve"> </w:t>
      </w:r>
      <w:r w:rsidRPr="00D03DBA">
        <w:rPr>
          <w:rFonts w:ascii="Times New Roman" w:eastAsia="Times New Roman" w:hAnsi="Times New Roman" w:cs="Times New Roman"/>
          <w:sz w:val="24"/>
          <w:szCs w:val="24"/>
          <w:lang w:val="en-GB"/>
        </w:rPr>
        <w:t xml:space="preserve">each pair of </w:t>
      </w:r>
      <w:r w:rsidR="00926D2A">
        <w:rPr>
          <w:rFonts w:ascii="Times New Roman" w:eastAsia="Times New Roman" w:hAnsi="Times New Roman" w:cs="Times New Roman"/>
          <w:sz w:val="24"/>
          <w:szCs w:val="24"/>
          <w:lang w:val="en-GB"/>
        </w:rPr>
        <w:t xml:space="preserve">islands and calculated their median This procedure results in temporal </w:t>
      </w:r>
      <w:r w:rsidRPr="00D03DBA">
        <w:rPr>
          <w:rFonts w:ascii="Times New Roman" w:eastAsia="Times New Roman" w:hAnsi="Times New Roman" w:cs="Times New Roman"/>
          <w:sz w:val="24"/>
          <w:szCs w:val="24"/>
          <w:lang w:val="en-GB"/>
        </w:rPr>
        <w:t xml:space="preserve">windows of opportunity for </w:t>
      </w:r>
      <w:r w:rsidR="00926D2A">
        <w:rPr>
          <w:rFonts w:ascii="Times New Roman" w:eastAsia="Times New Roman" w:hAnsi="Times New Roman" w:cs="Times New Roman"/>
          <w:sz w:val="24"/>
          <w:szCs w:val="24"/>
          <w:lang w:val="en-GB"/>
        </w:rPr>
        <w:t xml:space="preserve">successful </w:t>
      </w:r>
      <w:proofErr w:type="spellStart"/>
      <w:r w:rsidRPr="00D03DBA">
        <w:rPr>
          <w:rFonts w:ascii="Times New Roman" w:eastAsia="Times New Roman" w:hAnsi="Times New Roman" w:cs="Times New Roman"/>
          <w:sz w:val="24"/>
          <w:szCs w:val="24"/>
          <w:lang w:val="en-GB"/>
        </w:rPr>
        <w:t>thalassochory</w:t>
      </w:r>
      <w:proofErr w:type="spellEnd"/>
      <w:r w:rsidRPr="00D03DBA">
        <w:rPr>
          <w:rFonts w:ascii="Times New Roman" w:eastAsia="Times New Roman" w:hAnsi="Times New Roman" w:cs="Times New Roman"/>
          <w:sz w:val="24"/>
          <w:szCs w:val="24"/>
          <w:lang w:val="en-GB"/>
        </w:rPr>
        <w:t xml:space="preserve"> while</w:t>
      </w:r>
      <w:r w:rsidR="00926D2A">
        <w:rPr>
          <w:rFonts w:ascii="Times New Roman" w:eastAsia="Times New Roman" w:hAnsi="Times New Roman" w:cs="Times New Roman"/>
          <w:sz w:val="24"/>
          <w:szCs w:val="24"/>
          <w:lang w:val="en-GB"/>
        </w:rPr>
        <w:t xml:space="preserve"> excluding the most extreme and rare events</w:t>
      </w:r>
      <w:r w:rsidRPr="00D03DBA">
        <w:rPr>
          <w:rFonts w:ascii="Times New Roman" w:eastAsia="Times New Roman" w:hAnsi="Times New Roman" w:cs="Times New Roman"/>
          <w:sz w:val="24"/>
          <w:szCs w:val="24"/>
          <w:lang w:val="en-GB"/>
        </w:rPr>
        <w:t>.</w:t>
      </w:r>
    </w:p>
    <w:p w14:paraId="54FF3D82" w14:textId="77777777" w:rsidR="00960FEF" w:rsidRPr="00D03DBA" w:rsidRDefault="00960FEF">
      <w:pPr>
        <w:jc w:val="both"/>
        <w:rPr>
          <w:rFonts w:ascii="Times New Roman" w:eastAsia="Times New Roman" w:hAnsi="Times New Roman" w:cs="Times New Roman"/>
          <w:sz w:val="24"/>
          <w:szCs w:val="24"/>
          <w:lang w:val="en-GB"/>
        </w:rPr>
      </w:pPr>
    </w:p>
    <w:p w14:paraId="54FF3D83" w14:textId="760B2A4D" w:rsidR="00960FEF" w:rsidRPr="00D03DBA" w:rsidRDefault="00C54839">
      <w:pPr>
        <w:jc w:val="both"/>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lastRenderedPageBreak/>
        <w:t xml:space="preserve">Floristic </w:t>
      </w:r>
      <w:del w:id="10" w:author="Ruben Heleno" w:date="2024-07-23T10:15:00Z">
        <w:r w:rsidRPr="00D03DBA" w:rsidDel="00FF40BE">
          <w:rPr>
            <w:rFonts w:ascii="Times New Roman" w:eastAsia="Times New Roman" w:hAnsi="Times New Roman" w:cs="Times New Roman"/>
            <w:b/>
            <w:sz w:val="24"/>
            <w:szCs w:val="24"/>
            <w:lang w:val="en-GB"/>
          </w:rPr>
          <w:delText>data</w:delText>
        </w:r>
      </w:del>
      <w:ins w:id="11" w:author="Ruben Heleno" w:date="2024-07-23T10:15:00Z">
        <w:r w:rsidR="00FF40BE" w:rsidRPr="00D03DBA">
          <w:rPr>
            <w:rFonts w:ascii="Times New Roman" w:eastAsia="Times New Roman" w:hAnsi="Times New Roman" w:cs="Times New Roman"/>
            <w:b/>
            <w:sz w:val="24"/>
            <w:szCs w:val="24"/>
            <w:lang w:val="en-GB"/>
          </w:rPr>
          <w:t>connectivity</w:t>
        </w:r>
      </w:ins>
    </w:p>
    <w:p w14:paraId="54FF3D84" w14:textId="77777777" w:rsidR="00960FEF" w:rsidRPr="00D03DBA" w:rsidRDefault="00960FEF">
      <w:pPr>
        <w:jc w:val="both"/>
        <w:rPr>
          <w:rFonts w:ascii="Times New Roman" w:eastAsia="Times New Roman" w:hAnsi="Times New Roman" w:cs="Times New Roman"/>
          <w:b/>
          <w:sz w:val="24"/>
          <w:szCs w:val="24"/>
          <w:lang w:val="en-GB"/>
        </w:rPr>
      </w:pPr>
    </w:p>
    <w:p w14:paraId="54FF3D85"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Floristic data for species within lowland habitats (areas under 500m) were obtained from various databases for each archipelago: </w:t>
      </w:r>
      <w:commentRangeStart w:id="12"/>
      <w:r w:rsidRPr="00D03DBA">
        <w:rPr>
          <w:rFonts w:ascii="Times New Roman" w:eastAsia="Times New Roman" w:hAnsi="Times New Roman" w:cs="Times New Roman"/>
          <w:sz w:val="24"/>
          <w:szCs w:val="24"/>
          <w:highlight w:val="yellow"/>
          <w:lang w:val="en-GB"/>
        </w:rPr>
        <w:t xml:space="preserve">ref </w:t>
      </w:r>
      <w:r w:rsidRPr="00D03DBA">
        <w:rPr>
          <w:rFonts w:ascii="Times New Roman" w:eastAsia="Times New Roman" w:hAnsi="Times New Roman" w:cs="Times New Roman"/>
          <w:sz w:val="24"/>
          <w:szCs w:val="24"/>
          <w:lang w:val="en-GB"/>
        </w:rPr>
        <w:t xml:space="preserve">for Galapagos, </w:t>
      </w:r>
      <w:r w:rsidRPr="00D03DBA">
        <w:rPr>
          <w:rFonts w:ascii="Times New Roman" w:eastAsia="Times New Roman" w:hAnsi="Times New Roman" w:cs="Times New Roman"/>
          <w:sz w:val="24"/>
          <w:szCs w:val="24"/>
          <w:highlight w:val="yellow"/>
          <w:lang w:val="en-GB"/>
        </w:rPr>
        <w:t xml:space="preserve">ref </w:t>
      </w:r>
      <w:r w:rsidRPr="00D03DBA">
        <w:rPr>
          <w:rFonts w:ascii="Times New Roman" w:eastAsia="Times New Roman" w:hAnsi="Times New Roman" w:cs="Times New Roman"/>
          <w:sz w:val="24"/>
          <w:szCs w:val="24"/>
          <w:lang w:val="en-GB"/>
        </w:rPr>
        <w:t xml:space="preserve">for Canaries, </w:t>
      </w:r>
      <w:r w:rsidRPr="00D03DBA">
        <w:rPr>
          <w:rFonts w:ascii="Times New Roman" w:eastAsia="Times New Roman" w:hAnsi="Times New Roman" w:cs="Times New Roman"/>
          <w:sz w:val="24"/>
          <w:szCs w:val="24"/>
          <w:highlight w:val="yellow"/>
          <w:lang w:val="en-GB"/>
        </w:rPr>
        <w:t xml:space="preserve">ref </w:t>
      </w:r>
      <w:r w:rsidRPr="00D03DBA">
        <w:rPr>
          <w:rFonts w:ascii="Times New Roman" w:eastAsia="Times New Roman" w:hAnsi="Times New Roman" w:cs="Times New Roman"/>
          <w:sz w:val="24"/>
          <w:szCs w:val="24"/>
          <w:lang w:val="en-GB"/>
        </w:rPr>
        <w:t>for Azores.</w:t>
      </w:r>
      <w:commentRangeEnd w:id="12"/>
      <w:r>
        <w:commentReference w:id="12"/>
      </w:r>
      <w:r w:rsidRPr="00D03DBA">
        <w:rPr>
          <w:rFonts w:ascii="Times New Roman" w:eastAsia="Times New Roman" w:hAnsi="Times New Roman" w:cs="Times New Roman"/>
          <w:sz w:val="24"/>
          <w:szCs w:val="24"/>
          <w:lang w:val="en-GB"/>
        </w:rPr>
        <w:t xml:space="preserve"> </w:t>
      </w:r>
      <w:commentRangeStart w:id="13"/>
      <w:r w:rsidRPr="00D03DBA">
        <w:rPr>
          <w:rFonts w:ascii="Times New Roman" w:eastAsia="Times New Roman" w:hAnsi="Times New Roman" w:cs="Times New Roman"/>
          <w:sz w:val="24"/>
          <w:szCs w:val="24"/>
          <w:lang w:val="en-GB"/>
        </w:rPr>
        <w:t>We then grouped them as those classified as littoral and those that don't, i.e. non-littoral</w:t>
      </w:r>
      <w:commentRangeEnd w:id="13"/>
      <w:r>
        <w:commentReference w:id="13"/>
      </w:r>
      <w:r w:rsidRPr="00D03DBA">
        <w:rPr>
          <w:rFonts w:ascii="Times New Roman" w:eastAsia="Times New Roman" w:hAnsi="Times New Roman" w:cs="Times New Roman"/>
          <w:sz w:val="24"/>
          <w:szCs w:val="24"/>
          <w:lang w:val="en-GB"/>
        </w:rPr>
        <w:t>: 25 and 429 in Galapagos, 111 and 1122 in Canaries, and 24 and 121 in Azores (Figure S3)</w:t>
      </w:r>
      <w:commentRangeStart w:id="14"/>
      <w:r w:rsidRPr="00D03DBA">
        <w:rPr>
          <w:rFonts w:ascii="Times New Roman" w:eastAsia="Times New Roman" w:hAnsi="Times New Roman" w:cs="Times New Roman"/>
          <w:sz w:val="24"/>
          <w:szCs w:val="24"/>
          <w:lang w:val="en-GB"/>
        </w:rPr>
        <w:t>.</w:t>
      </w:r>
      <w:commentRangeEnd w:id="14"/>
      <w:r w:rsidR="00896B6D">
        <w:rPr>
          <w:rStyle w:val="Refdecomentario"/>
        </w:rPr>
        <w:commentReference w:id="14"/>
      </w:r>
    </w:p>
    <w:p w14:paraId="54FF3D86" w14:textId="77777777" w:rsidR="00960FEF" w:rsidRPr="00D03DBA" w:rsidRDefault="00960FEF">
      <w:pPr>
        <w:jc w:val="both"/>
        <w:rPr>
          <w:rFonts w:ascii="Times New Roman" w:eastAsia="Times New Roman" w:hAnsi="Times New Roman" w:cs="Times New Roman"/>
          <w:b/>
          <w:sz w:val="24"/>
          <w:szCs w:val="24"/>
          <w:lang w:val="en-GB"/>
        </w:rPr>
      </w:pPr>
    </w:p>
    <w:p w14:paraId="54FF3D87" w14:textId="31FD3258" w:rsidR="00960FEF" w:rsidRPr="00D03DBA" w:rsidRDefault="00C54839">
      <w:pPr>
        <w:jc w:val="both"/>
        <w:rPr>
          <w:rFonts w:ascii="Times New Roman" w:eastAsia="Times New Roman" w:hAnsi="Times New Roman" w:cs="Times New Roman"/>
          <w:b/>
          <w:sz w:val="24"/>
          <w:szCs w:val="24"/>
          <w:lang w:val="en-GB"/>
        </w:rPr>
      </w:pPr>
      <w:del w:id="15" w:author="Ruben Heleno" w:date="2024-07-23T10:15:00Z">
        <w:r w:rsidRPr="00D03DBA" w:rsidDel="00FF40BE">
          <w:rPr>
            <w:rFonts w:ascii="Times New Roman" w:eastAsia="Times New Roman" w:hAnsi="Times New Roman" w:cs="Times New Roman"/>
            <w:b/>
            <w:sz w:val="24"/>
            <w:szCs w:val="24"/>
            <w:lang w:val="en-GB"/>
          </w:rPr>
          <w:delText>Floristic connectivity</w:delText>
        </w:r>
      </w:del>
    </w:p>
    <w:p w14:paraId="54FF3D88" w14:textId="77777777" w:rsidR="00960FEF" w:rsidRPr="00D03DBA" w:rsidRDefault="00960FEF">
      <w:pPr>
        <w:jc w:val="both"/>
        <w:rPr>
          <w:rFonts w:ascii="Times New Roman" w:eastAsia="Times New Roman" w:hAnsi="Times New Roman" w:cs="Times New Roman"/>
          <w:b/>
          <w:sz w:val="24"/>
          <w:szCs w:val="24"/>
          <w:lang w:val="en-GB"/>
        </w:rPr>
      </w:pPr>
    </w:p>
    <w:p w14:paraId="54FF3D89" w14:textId="4585223C" w:rsidR="00960FEF" w:rsidRPr="00D03DBA" w:rsidRDefault="00EA0258">
      <w:pPr>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w:t>
      </w:r>
      <w:r w:rsidR="00C54839" w:rsidRPr="00D03DBA">
        <w:rPr>
          <w:rFonts w:ascii="Times New Roman" w:eastAsia="Times New Roman" w:hAnsi="Times New Roman" w:cs="Times New Roman"/>
          <w:sz w:val="24"/>
          <w:szCs w:val="24"/>
          <w:lang w:val="en-GB"/>
        </w:rPr>
        <w:t>he relative separation (high dissimilarity) or closeness (low dissimilarity) of floristic composition between islands</w:t>
      </w:r>
      <w:r w:rsidR="00926D2A" w:rsidRPr="00926D2A">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 xml:space="preserve">was quantified with the </w:t>
      </w:r>
      <w:r w:rsidR="00926D2A" w:rsidRPr="00D03DBA">
        <w:rPr>
          <w:rFonts w:ascii="Times New Roman" w:eastAsia="Times New Roman" w:hAnsi="Times New Roman" w:cs="Times New Roman"/>
          <w:sz w:val="24"/>
          <w:szCs w:val="24"/>
          <w:lang w:val="en-GB"/>
        </w:rPr>
        <w:t>Bray-Curtis Dissimilarity Index (Bray &amp; Curtis, 1957)</w:t>
      </w:r>
      <w:r w:rsidR="00C54839" w:rsidRPr="00D03DBA">
        <w:rPr>
          <w:rFonts w:ascii="Times New Roman" w:eastAsia="Times New Roman" w:hAnsi="Times New Roman" w:cs="Times New Roman"/>
          <w:sz w:val="24"/>
          <w:szCs w:val="24"/>
          <w:lang w:val="en-GB"/>
        </w:rPr>
        <w:t>. This index ranges from zero</w:t>
      </w:r>
      <w:r w:rsidR="00926D2A">
        <w:rPr>
          <w:rFonts w:ascii="Times New Roman" w:eastAsia="Times New Roman" w:hAnsi="Times New Roman" w:cs="Times New Roman"/>
          <w:sz w:val="24"/>
          <w:szCs w:val="24"/>
          <w:lang w:val="en-GB"/>
        </w:rPr>
        <w:t xml:space="preserve"> (maximu</w:t>
      </w:r>
      <w:r>
        <w:rPr>
          <w:rFonts w:ascii="Times New Roman" w:eastAsia="Times New Roman" w:hAnsi="Times New Roman" w:cs="Times New Roman"/>
          <w:sz w:val="24"/>
          <w:szCs w:val="24"/>
          <w:lang w:val="en-GB"/>
        </w:rPr>
        <w:t>m</w:t>
      </w:r>
      <w:r w:rsidR="00926D2A" w:rsidRPr="00D03DBA">
        <w:rPr>
          <w:rFonts w:ascii="Times New Roman" w:eastAsia="Times New Roman" w:hAnsi="Times New Roman" w:cs="Times New Roman"/>
          <w:sz w:val="24"/>
          <w:szCs w:val="24"/>
          <w:lang w:val="en-GB"/>
        </w:rPr>
        <w:t xml:space="preserve"> </w:t>
      </w:r>
      <w:r w:rsidR="00C54839" w:rsidRPr="00D03DBA">
        <w:rPr>
          <w:rFonts w:ascii="Times New Roman" w:eastAsia="Times New Roman" w:hAnsi="Times New Roman" w:cs="Times New Roman"/>
          <w:sz w:val="24"/>
          <w:szCs w:val="24"/>
          <w:lang w:val="en-GB"/>
        </w:rPr>
        <w:t>similarity</w:t>
      </w:r>
      <w:r w:rsidR="00926D2A">
        <w:rPr>
          <w:rFonts w:ascii="Times New Roman" w:eastAsia="Times New Roman" w:hAnsi="Times New Roman" w:cs="Times New Roman"/>
          <w:sz w:val="24"/>
          <w:szCs w:val="24"/>
          <w:lang w:val="en-GB"/>
        </w:rPr>
        <w:t>)</w:t>
      </w:r>
      <w:r w:rsidR="00C54839" w:rsidRPr="00D03DBA">
        <w:rPr>
          <w:rFonts w:ascii="Times New Roman" w:eastAsia="Times New Roman" w:hAnsi="Times New Roman" w:cs="Times New Roman"/>
          <w:sz w:val="24"/>
          <w:szCs w:val="24"/>
          <w:lang w:val="en-GB"/>
        </w:rPr>
        <w:t xml:space="preserve"> to one</w:t>
      </w:r>
      <w:r w:rsidR="00926D2A">
        <w:rPr>
          <w:rFonts w:ascii="Times New Roman" w:eastAsia="Times New Roman" w:hAnsi="Times New Roman" w:cs="Times New Roman"/>
          <w:sz w:val="24"/>
          <w:szCs w:val="24"/>
          <w:lang w:val="en-GB"/>
        </w:rPr>
        <w:t xml:space="preserve"> (</w:t>
      </w:r>
      <w:r w:rsidR="00C54839" w:rsidRPr="00D03DBA">
        <w:rPr>
          <w:rFonts w:ascii="Times New Roman" w:eastAsia="Times New Roman" w:hAnsi="Times New Roman" w:cs="Times New Roman"/>
          <w:sz w:val="24"/>
          <w:szCs w:val="24"/>
          <w:lang w:val="en-GB"/>
        </w:rPr>
        <w:t>no shared species</w:t>
      </w:r>
      <w:r w:rsidR="00926D2A">
        <w:rPr>
          <w:rFonts w:ascii="Times New Roman" w:eastAsia="Times New Roman" w:hAnsi="Times New Roman" w:cs="Times New Roman"/>
          <w:sz w:val="24"/>
          <w:szCs w:val="24"/>
          <w:lang w:val="en-GB"/>
        </w:rPr>
        <w:t>)</w:t>
      </w:r>
      <w:r w:rsidR="00C54839" w:rsidRPr="00D03DBA">
        <w:rPr>
          <w:rFonts w:ascii="Times New Roman" w:eastAsia="Times New Roman" w:hAnsi="Times New Roman" w:cs="Times New Roman"/>
          <w:sz w:val="24"/>
          <w:szCs w:val="24"/>
          <w:lang w:val="en-GB"/>
        </w:rPr>
        <w:t xml:space="preserve">. We chose this index because it accounts for double-zero attributes, or co-absences, where the absence of a species also informs the floristic composition of an island (Greenacre, 2017; </w:t>
      </w:r>
      <w:commentRangeStart w:id="16"/>
      <w:r w:rsidR="00C54839" w:rsidRPr="00D03DBA">
        <w:rPr>
          <w:rFonts w:ascii="Times New Roman" w:eastAsia="Times New Roman" w:hAnsi="Times New Roman" w:cs="Times New Roman"/>
          <w:sz w:val="24"/>
          <w:szCs w:val="24"/>
          <w:highlight w:val="yellow"/>
          <w:lang w:val="en-GB"/>
        </w:rPr>
        <w:t xml:space="preserve">Todeschini </w:t>
      </w:r>
      <w:commentRangeEnd w:id="16"/>
      <w:r w:rsidR="00C54839">
        <w:commentReference w:id="16"/>
      </w:r>
      <w:r w:rsidR="00C54839" w:rsidRPr="00D03DBA">
        <w:rPr>
          <w:rFonts w:ascii="Times New Roman" w:eastAsia="Times New Roman" w:hAnsi="Times New Roman" w:cs="Times New Roman"/>
          <w:sz w:val="24"/>
          <w:szCs w:val="24"/>
          <w:highlight w:val="yellow"/>
          <w:lang w:val="en-GB"/>
        </w:rPr>
        <w:t>et al., 2012</w:t>
      </w:r>
      <w:r w:rsidR="00C54839" w:rsidRPr="00D03DBA">
        <w:rPr>
          <w:rFonts w:ascii="Times New Roman" w:eastAsia="Times New Roman" w:hAnsi="Times New Roman" w:cs="Times New Roman"/>
          <w:sz w:val="24"/>
          <w:szCs w:val="24"/>
          <w:lang w:val="en-GB"/>
        </w:rPr>
        <w:t>), and is widely used in comparing community distances on oceanic islands (e.g. Castro-</w:t>
      </w:r>
      <w:proofErr w:type="spellStart"/>
      <w:r w:rsidR="00C54839" w:rsidRPr="00D03DBA">
        <w:rPr>
          <w:rFonts w:ascii="Times New Roman" w:eastAsia="Times New Roman" w:hAnsi="Times New Roman" w:cs="Times New Roman"/>
          <w:sz w:val="24"/>
          <w:szCs w:val="24"/>
          <w:lang w:val="en-GB"/>
        </w:rPr>
        <w:t>Urgal</w:t>
      </w:r>
      <w:proofErr w:type="spellEnd"/>
      <w:r w:rsidR="00C54839" w:rsidRPr="00D03DBA">
        <w:rPr>
          <w:rFonts w:ascii="Times New Roman" w:eastAsia="Times New Roman" w:hAnsi="Times New Roman" w:cs="Times New Roman"/>
          <w:sz w:val="24"/>
          <w:szCs w:val="24"/>
          <w:lang w:val="en-GB"/>
        </w:rPr>
        <w:t xml:space="preserve"> &amp; </w:t>
      </w:r>
      <w:proofErr w:type="spellStart"/>
      <w:r w:rsidR="00C54839" w:rsidRPr="00D03DBA">
        <w:rPr>
          <w:rFonts w:ascii="Times New Roman" w:eastAsia="Times New Roman" w:hAnsi="Times New Roman" w:cs="Times New Roman"/>
          <w:sz w:val="24"/>
          <w:szCs w:val="24"/>
          <w:lang w:val="en-GB"/>
        </w:rPr>
        <w:t>Traveset</w:t>
      </w:r>
      <w:proofErr w:type="spellEnd"/>
      <w:r w:rsidR="00C54839" w:rsidRPr="00D03DBA">
        <w:rPr>
          <w:rFonts w:ascii="Times New Roman" w:eastAsia="Times New Roman" w:hAnsi="Times New Roman" w:cs="Times New Roman"/>
          <w:sz w:val="24"/>
          <w:szCs w:val="24"/>
          <w:lang w:val="en-GB"/>
        </w:rPr>
        <w:t xml:space="preserve">, 2014; Florencio et al., 2013, Thuesen et al., 2011). We then computed two floristic distance matrices between </w:t>
      </w:r>
      <w:r w:rsidR="00392D0E">
        <w:rPr>
          <w:rFonts w:ascii="Times New Roman" w:eastAsia="Times New Roman" w:hAnsi="Times New Roman" w:cs="Times New Roman"/>
          <w:sz w:val="24"/>
          <w:szCs w:val="24"/>
          <w:lang w:val="en-GB"/>
        </w:rPr>
        <w:t xml:space="preserve">each pair </w:t>
      </w:r>
      <w:r w:rsidR="00EA2B27">
        <w:rPr>
          <w:rFonts w:ascii="Times New Roman" w:eastAsia="Times New Roman" w:hAnsi="Times New Roman" w:cs="Times New Roman"/>
          <w:sz w:val="24"/>
          <w:szCs w:val="24"/>
          <w:lang w:val="en-GB"/>
        </w:rPr>
        <w:t xml:space="preserve">of </w:t>
      </w:r>
      <w:r w:rsidR="00C54839" w:rsidRPr="00D03DBA">
        <w:rPr>
          <w:rFonts w:ascii="Times New Roman" w:eastAsia="Times New Roman" w:hAnsi="Times New Roman" w:cs="Times New Roman"/>
          <w:sz w:val="24"/>
          <w:szCs w:val="24"/>
          <w:lang w:val="en-GB"/>
        </w:rPr>
        <w:t xml:space="preserve">islands for each archipelago: one for littoral </w:t>
      </w:r>
      <w:r w:rsidR="00926D2A">
        <w:rPr>
          <w:rFonts w:ascii="Times New Roman" w:eastAsia="Times New Roman" w:hAnsi="Times New Roman" w:cs="Times New Roman"/>
          <w:sz w:val="24"/>
          <w:szCs w:val="24"/>
          <w:lang w:val="en-GB"/>
        </w:rPr>
        <w:t xml:space="preserve">plant </w:t>
      </w:r>
      <w:r w:rsidR="00C54839" w:rsidRPr="00D03DBA">
        <w:rPr>
          <w:rFonts w:ascii="Times New Roman" w:eastAsia="Times New Roman" w:hAnsi="Times New Roman" w:cs="Times New Roman"/>
          <w:sz w:val="24"/>
          <w:szCs w:val="24"/>
          <w:lang w:val="en-GB"/>
        </w:rPr>
        <w:t xml:space="preserve">species and another for non-littoral </w:t>
      </w:r>
      <w:r w:rsidR="00926D2A">
        <w:rPr>
          <w:rFonts w:ascii="Times New Roman" w:eastAsia="Times New Roman" w:hAnsi="Times New Roman" w:cs="Times New Roman"/>
          <w:sz w:val="24"/>
          <w:szCs w:val="24"/>
          <w:lang w:val="en-GB"/>
        </w:rPr>
        <w:t xml:space="preserve">plant </w:t>
      </w:r>
      <w:r w:rsidR="00C54839" w:rsidRPr="00D03DBA">
        <w:rPr>
          <w:rFonts w:ascii="Times New Roman" w:eastAsia="Times New Roman" w:hAnsi="Times New Roman" w:cs="Times New Roman"/>
          <w:sz w:val="24"/>
          <w:szCs w:val="24"/>
          <w:lang w:val="en-GB"/>
        </w:rPr>
        <w:t>species.</w:t>
      </w:r>
    </w:p>
    <w:p w14:paraId="54FF3D8A" w14:textId="77777777" w:rsidR="00960FEF" w:rsidRPr="00D03DBA" w:rsidRDefault="00960FEF">
      <w:pPr>
        <w:jc w:val="both"/>
        <w:rPr>
          <w:rFonts w:ascii="Times New Roman" w:eastAsia="Times New Roman" w:hAnsi="Times New Roman" w:cs="Times New Roman"/>
          <w:b/>
          <w:sz w:val="24"/>
          <w:szCs w:val="24"/>
          <w:lang w:val="en-GB"/>
        </w:rPr>
      </w:pPr>
    </w:p>
    <w:p w14:paraId="54FF3D8B" w14:textId="77777777" w:rsidR="00960FEF" w:rsidRPr="00D03DBA" w:rsidRDefault="00C54839">
      <w:pPr>
        <w:jc w:val="both"/>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Island factors connectivity</w:t>
      </w:r>
    </w:p>
    <w:p w14:paraId="54FF3D8C" w14:textId="77777777" w:rsidR="00960FEF" w:rsidRPr="00D03DBA" w:rsidRDefault="00960FEF">
      <w:pPr>
        <w:jc w:val="both"/>
        <w:rPr>
          <w:rFonts w:ascii="Times New Roman" w:eastAsia="Times New Roman" w:hAnsi="Times New Roman" w:cs="Times New Roman"/>
          <w:b/>
          <w:sz w:val="24"/>
          <w:szCs w:val="24"/>
          <w:lang w:val="en-GB"/>
        </w:rPr>
      </w:pPr>
    </w:p>
    <w:p w14:paraId="54FF3D8D" w14:textId="5181670A" w:rsidR="00960FEF" w:rsidRPr="00D03DBA" w:rsidRDefault="00C54839">
      <w:pPr>
        <w:ind w:firstLine="720"/>
        <w:jc w:val="both"/>
        <w:rPr>
          <w:rFonts w:ascii="Times New Roman" w:eastAsia="Times New Roman" w:hAnsi="Times New Roman" w:cs="Times New Roman"/>
          <w:sz w:val="24"/>
          <w:szCs w:val="24"/>
          <w:lang w:val="en-GB"/>
        </w:rPr>
      </w:pPr>
      <w:del w:id="17" w:author="Ruben Heleno" w:date="2024-07-23T09:56:00Z">
        <w:r w:rsidRPr="00D03DBA" w:rsidDel="00EA2B27">
          <w:rPr>
            <w:rFonts w:ascii="Times New Roman" w:eastAsia="Times New Roman" w:hAnsi="Times New Roman" w:cs="Times New Roman"/>
            <w:sz w:val="24"/>
            <w:szCs w:val="24"/>
            <w:lang w:val="en-GB"/>
          </w:rPr>
          <w:delText>To gain further insights from our measurements, w</w:delText>
        </w:r>
      </w:del>
      <w:ins w:id="18" w:author="Ruben Heleno" w:date="2024-07-23T09:56:00Z">
        <w:r w:rsidR="00EA2B27">
          <w:rPr>
            <w:rFonts w:ascii="Times New Roman" w:eastAsia="Times New Roman" w:hAnsi="Times New Roman" w:cs="Times New Roman"/>
            <w:sz w:val="24"/>
            <w:szCs w:val="24"/>
            <w:lang w:val="en-GB"/>
          </w:rPr>
          <w:t>W</w:t>
        </w:r>
      </w:ins>
      <w:r w:rsidRPr="00D03DBA">
        <w:rPr>
          <w:rFonts w:ascii="Times New Roman" w:eastAsia="Times New Roman" w:hAnsi="Times New Roman" w:cs="Times New Roman"/>
          <w:sz w:val="24"/>
          <w:szCs w:val="24"/>
          <w:lang w:val="en-GB"/>
        </w:rPr>
        <w:t xml:space="preserve">e </w:t>
      </w:r>
      <w:ins w:id="19" w:author="Ruben Heleno" w:date="2024-07-23T09:56:00Z">
        <w:r w:rsidR="00EA2B27">
          <w:rPr>
            <w:rFonts w:ascii="Times New Roman" w:eastAsia="Times New Roman" w:hAnsi="Times New Roman" w:cs="Times New Roman"/>
            <w:sz w:val="24"/>
            <w:szCs w:val="24"/>
            <w:lang w:val="en-GB"/>
          </w:rPr>
          <w:t xml:space="preserve">then </w:t>
        </w:r>
      </w:ins>
      <w:r w:rsidRPr="00D03DBA">
        <w:rPr>
          <w:rFonts w:ascii="Times New Roman" w:eastAsia="Times New Roman" w:hAnsi="Times New Roman" w:cs="Times New Roman"/>
          <w:sz w:val="24"/>
          <w:szCs w:val="24"/>
          <w:lang w:val="en-GB"/>
        </w:rPr>
        <w:t xml:space="preserve">explored how the floristic connectivity of littoral </w:t>
      </w:r>
      <w:ins w:id="20" w:author="Ruben Heleno" w:date="2024-07-23T09:57:00Z">
        <w:r w:rsidR="00301E70">
          <w:rPr>
            <w:rFonts w:ascii="Times New Roman" w:eastAsia="Times New Roman" w:hAnsi="Times New Roman" w:cs="Times New Roman"/>
            <w:sz w:val="24"/>
            <w:szCs w:val="24"/>
            <w:lang w:val="en-GB"/>
          </w:rPr>
          <w:t xml:space="preserve">and non-littoral </w:t>
        </w:r>
      </w:ins>
      <w:r w:rsidRPr="00D03DBA">
        <w:rPr>
          <w:rFonts w:ascii="Times New Roman" w:eastAsia="Times New Roman" w:hAnsi="Times New Roman" w:cs="Times New Roman"/>
          <w:sz w:val="24"/>
          <w:szCs w:val="24"/>
          <w:lang w:val="en-GB"/>
        </w:rPr>
        <w:t xml:space="preserve">floras relates to geographic distance, </w:t>
      </w:r>
      <w:commentRangeStart w:id="21"/>
      <w:r w:rsidRPr="00D03DBA">
        <w:rPr>
          <w:rFonts w:ascii="Times New Roman" w:eastAsia="Times New Roman" w:hAnsi="Times New Roman" w:cs="Times New Roman"/>
          <w:sz w:val="24"/>
          <w:szCs w:val="24"/>
          <w:lang w:val="en-GB"/>
        </w:rPr>
        <w:t>island age, and area</w:t>
      </w:r>
      <w:commentRangeEnd w:id="21"/>
      <w:r w:rsidR="0018332D">
        <w:rPr>
          <w:rStyle w:val="Refdecomentario"/>
        </w:rPr>
        <w:commentReference w:id="21"/>
      </w:r>
      <w:r w:rsidRPr="00D03DBA">
        <w:rPr>
          <w:rFonts w:ascii="Times New Roman" w:eastAsia="Times New Roman" w:hAnsi="Times New Roman" w:cs="Times New Roman"/>
          <w:sz w:val="24"/>
          <w:szCs w:val="24"/>
          <w:lang w:val="en-GB"/>
        </w:rPr>
        <w:t xml:space="preserve">. </w:t>
      </w:r>
      <w:commentRangeStart w:id="22"/>
      <w:r w:rsidRPr="00D03DBA">
        <w:rPr>
          <w:rFonts w:ascii="Times New Roman" w:eastAsia="Times New Roman" w:hAnsi="Times New Roman" w:cs="Times New Roman"/>
          <w:sz w:val="24"/>
          <w:szCs w:val="24"/>
          <w:lang w:val="en-GB"/>
        </w:rPr>
        <w:t>Geographic isolation often promotes diversification on isolated islands (</w:t>
      </w:r>
      <w:r w:rsidRPr="00D03DBA">
        <w:rPr>
          <w:rFonts w:ascii="Times New Roman" w:eastAsia="Times New Roman" w:hAnsi="Times New Roman" w:cs="Times New Roman"/>
          <w:sz w:val="24"/>
          <w:szCs w:val="24"/>
          <w:highlight w:val="yellow"/>
          <w:lang w:val="en-GB"/>
        </w:rPr>
        <w:t>ref</w:t>
      </w:r>
      <w:r w:rsidRPr="00D03DBA">
        <w:rPr>
          <w:rFonts w:ascii="Times New Roman" w:eastAsia="Times New Roman" w:hAnsi="Times New Roman" w:cs="Times New Roman"/>
          <w:sz w:val="24"/>
          <w:szCs w:val="24"/>
          <w:lang w:val="en-GB"/>
        </w:rPr>
        <w:t xml:space="preserve">), and therefore </w:t>
      </w:r>
      <w:ins w:id="23" w:author="Ruben Heleno" w:date="2024-07-23T10:05:00Z">
        <w:r w:rsidR="00DF13B0">
          <w:rPr>
            <w:rFonts w:ascii="Times New Roman" w:eastAsia="Times New Roman" w:hAnsi="Times New Roman" w:cs="Times New Roman"/>
            <w:sz w:val="24"/>
            <w:szCs w:val="24"/>
            <w:lang w:val="en-GB"/>
          </w:rPr>
          <w:t xml:space="preserve">it </w:t>
        </w:r>
      </w:ins>
      <w:r w:rsidRPr="00D03DBA">
        <w:rPr>
          <w:rFonts w:ascii="Times New Roman" w:eastAsia="Times New Roman" w:hAnsi="Times New Roman" w:cs="Times New Roman"/>
          <w:sz w:val="24"/>
          <w:szCs w:val="24"/>
          <w:lang w:val="en-GB"/>
        </w:rPr>
        <w:t>is expected to be correlated with floristic distances between islands. Additionally, we expect connectivity by currents to correlate with geographic distance, as increased distance typically raises the total travel cost between islands</w:t>
      </w:r>
      <w:ins w:id="24" w:author="Ruben Heleno" w:date="2024-07-23T10:07:00Z">
        <w:r w:rsidR="00D526C5">
          <w:rPr>
            <w:rFonts w:ascii="Times New Roman" w:eastAsia="Times New Roman" w:hAnsi="Times New Roman" w:cs="Times New Roman"/>
            <w:sz w:val="24"/>
            <w:szCs w:val="24"/>
            <w:lang w:val="en-GB"/>
          </w:rPr>
          <w:t>, decreasing colonization probability</w:t>
        </w:r>
      </w:ins>
      <w:r w:rsidRPr="00D03DBA">
        <w:rPr>
          <w:rFonts w:ascii="Times New Roman" w:eastAsia="Times New Roman" w:hAnsi="Times New Roman" w:cs="Times New Roman"/>
          <w:sz w:val="24"/>
          <w:szCs w:val="24"/>
          <w:lang w:val="en-GB"/>
        </w:rPr>
        <w:t xml:space="preserve">. Floristic connectivity may also align with island </w:t>
      </w:r>
      <w:commentRangeStart w:id="25"/>
      <w:r w:rsidRPr="00D03DBA">
        <w:rPr>
          <w:rFonts w:ascii="Times New Roman" w:eastAsia="Times New Roman" w:hAnsi="Times New Roman" w:cs="Times New Roman"/>
          <w:sz w:val="24"/>
          <w:szCs w:val="24"/>
          <w:lang w:val="en-GB"/>
        </w:rPr>
        <w:t>age</w:t>
      </w:r>
      <w:ins w:id="26" w:author="Ruben Heleno" w:date="2024-07-23T10:08:00Z">
        <w:r w:rsidR="008A16DD">
          <w:rPr>
            <w:rFonts w:ascii="Times New Roman" w:eastAsia="Times New Roman" w:hAnsi="Times New Roman" w:cs="Times New Roman"/>
            <w:sz w:val="24"/>
            <w:szCs w:val="24"/>
            <w:lang w:val="en-GB"/>
          </w:rPr>
          <w:t xml:space="preserve"> difference</w:t>
        </w:r>
      </w:ins>
      <w:r w:rsidRPr="00D03DBA">
        <w:rPr>
          <w:rFonts w:ascii="Times New Roman" w:eastAsia="Times New Roman" w:hAnsi="Times New Roman" w:cs="Times New Roman"/>
          <w:sz w:val="24"/>
          <w:szCs w:val="24"/>
          <w:lang w:val="en-GB"/>
        </w:rPr>
        <w:t>s</w:t>
      </w:r>
      <w:commentRangeEnd w:id="25"/>
      <w:r w:rsidR="008A16DD">
        <w:rPr>
          <w:rStyle w:val="Refdecomentario"/>
        </w:rPr>
        <w:commentReference w:id="25"/>
      </w:r>
      <w:r w:rsidRPr="00D03DBA">
        <w:rPr>
          <w:rFonts w:ascii="Times New Roman" w:eastAsia="Times New Roman" w:hAnsi="Times New Roman" w:cs="Times New Roman"/>
          <w:sz w:val="24"/>
          <w:szCs w:val="24"/>
          <w:lang w:val="en-GB"/>
        </w:rPr>
        <w:t xml:space="preserve">, since many terrestrial groups diversified in tandem with the geological formation of the islands (Parent et al., 2008, </w:t>
      </w:r>
      <w:r w:rsidRPr="00D03DBA">
        <w:rPr>
          <w:rFonts w:ascii="Times New Roman" w:eastAsia="Times New Roman" w:hAnsi="Times New Roman" w:cs="Times New Roman"/>
          <w:sz w:val="24"/>
          <w:szCs w:val="24"/>
          <w:highlight w:val="yellow"/>
          <w:lang w:val="en-GB"/>
        </w:rPr>
        <w:t>refs</w:t>
      </w:r>
      <w:r w:rsidRPr="00D03DBA">
        <w:rPr>
          <w:rFonts w:ascii="Times New Roman" w:eastAsia="Times New Roman" w:hAnsi="Times New Roman" w:cs="Times New Roman"/>
          <w:sz w:val="24"/>
          <w:szCs w:val="24"/>
          <w:lang w:val="en-GB"/>
        </w:rPr>
        <w:t xml:space="preserve">). </w:t>
      </w:r>
      <w:commentRangeStart w:id="27"/>
      <w:r w:rsidRPr="00D03DBA">
        <w:rPr>
          <w:rFonts w:ascii="Times New Roman" w:eastAsia="Times New Roman" w:hAnsi="Times New Roman" w:cs="Times New Roman"/>
          <w:sz w:val="24"/>
          <w:szCs w:val="24"/>
          <w:lang w:val="en-GB"/>
        </w:rPr>
        <w:t xml:space="preserve">Furthermore, younger islands may </w:t>
      </w:r>
      <w:proofErr w:type="spellStart"/>
      <w:r w:rsidRPr="00D03DBA">
        <w:rPr>
          <w:rFonts w:ascii="Times New Roman" w:eastAsia="Times New Roman" w:hAnsi="Times New Roman" w:cs="Times New Roman"/>
          <w:sz w:val="24"/>
          <w:szCs w:val="24"/>
          <w:lang w:val="en-GB"/>
        </w:rPr>
        <w:t>harbor</w:t>
      </w:r>
      <w:proofErr w:type="spellEnd"/>
      <w:r w:rsidRPr="00D03DBA">
        <w:rPr>
          <w:rFonts w:ascii="Times New Roman" w:eastAsia="Times New Roman" w:hAnsi="Times New Roman" w:cs="Times New Roman"/>
          <w:sz w:val="24"/>
          <w:szCs w:val="24"/>
          <w:lang w:val="en-GB"/>
        </w:rPr>
        <w:t xml:space="preserve"> early colonizing species, whereas older islands may host more competitive species (</w:t>
      </w:r>
      <w:r w:rsidRPr="00D03DBA">
        <w:rPr>
          <w:rFonts w:ascii="Times New Roman" w:eastAsia="Times New Roman" w:hAnsi="Times New Roman" w:cs="Times New Roman"/>
          <w:sz w:val="24"/>
          <w:szCs w:val="24"/>
          <w:highlight w:val="yellow"/>
          <w:lang w:val="en-GB"/>
        </w:rPr>
        <w:t>ref</w:t>
      </w:r>
      <w:r w:rsidRPr="00D03DBA">
        <w:rPr>
          <w:rFonts w:ascii="Times New Roman" w:eastAsia="Times New Roman" w:hAnsi="Times New Roman" w:cs="Times New Roman"/>
          <w:sz w:val="24"/>
          <w:szCs w:val="24"/>
          <w:lang w:val="en-GB"/>
        </w:rPr>
        <w:t xml:space="preserve">). </w:t>
      </w:r>
      <w:commentRangeEnd w:id="27"/>
      <w:r w:rsidR="005326CA">
        <w:rPr>
          <w:rStyle w:val="Refdecomentario"/>
        </w:rPr>
        <w:commentReference w:id="27"/>
      </w:r>
      <w:r w:rsidRPr="00D03DBA">
        <w:rPr>
          <w:rFonts w:ascii="Times New Roman" w:eastAsia="Times New Roman" w:hAnsi="Times New Roman" w:cs="Times New Roman"/>
          <w:sz w:val="24"/>
          <w:szCs w:val="24"/>
          <w:lang w:val="en-GB"/>
        </w:rPr>
        <w:t xml:space="preserve">Lastly, islands with larger areas may support higher diversity by providing wider niche spaces, which enhance coexistence and ecological opportunities (Parent et al., 2020, </w:t>
      </w:r>
      <w:r w:rsidRPr="00D03DBA">
        <w:rPr>
          <w:rFonts w:ascii="Times New Roman" w:eastAsia="Times New Roman" w:hAnsi="Times New Roman" w:cs="Times New Roman"/>
          <w:sz w:val="24"/>
          <w:szCs w:val="24"/>
          <w:highlight w:val="yellow"/>
          <w:lang w:val="en-GB"/>
        </w:rPr>
        <w:t>refs</w:t>
      </w:r>
      <w:r w:rsidRPr="00D03DBA">
        <w:rPr>
          <w:rFonts w:ascii="Times New Roman" w:eastAsia="Times New Roman" w:hAnsi="Times New Roman" w:cs="Times New Roman"/>
          <w:sz w:val="24"/>
          <w:szCs w:val="24"/>
          <w:lang w:val="en-GB"/>
        </w:rPr>
        <w:t>).</w:t>
      </w:r>
      <w:commentRangeEnd w:id="22"/>
      <w:r w:rsidR="00E27E0E">
        <w:rPr>
          <w:rStyle w:val="Refdecomentario"/>
        </w:rPr>
        <w:commentReference w:id="22"/>
      </w:r>
    </w:p>
    <w:p w14:paraId="54FF3D8E"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8F" w14:textId="49BAE684"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To compute geographic distances (km), we downloaded shapefile maps of the archipelagos from NOAA (</w:t>
      </w:r>
      <w:r>
        <w:fldChar w:fldCharType="begin"/>
      </w:r>
      <w:r w:rsidRPr="002D13C7">
        <w:rPr>
          <w:lang w:val="en-GB"/>
          <w:rPrChange w:id="28" w:author="Ruben Huttel Heleno" w:date="2024-07-16T07:40:00Z">
            <w:rPr/>
          </w:rPrChange>
        </w:rPr>
        <w:instrText>HYPERLINK "http://www.noaa.gov" \h</w:instrText>
      </w:r>
      <w:r>
        <w:fldChar w:fldCharType="separate"/>
      </w:r>
      <w:r w:rsidRPr="00D03DBA">
        <w:rPr>
          <w:rFonts w:ascii="Times New Roman" w:eastAsia="Times New Roman" w:hAnsi="Times New Roman" w:cs="Times New Roman"/>
          <w:color w:val="1155CC"/>
          <w:sz w:val="24"/>
          <w:szCs w:val="24"/>
          <w:u w:val="single"/>
          <w:lang w:val="en-GB"/>
        </w:rPr>
        <w:t>www.noaa.gov</w:t>
      </w:r>
      <w:r>
        <w:rPr>
          <w:rFonts w:ascii="Times New Roman" w:eastAsia="Times New Roman" w:hAnsi="Times New Roman" w:cs="Times New Roman"/>
          <w:color w:val="1155CC"/>
          <w:sz w:val="24"/>
          <w:szCs w:val="24"/>
          <w:u w:val="single"/>
          <w:lang w:val="en-GB"/>
        </w:rPr>
        <w:fldChar w:fldCharType="end"/>
      </w:r>
      <w:r w:rsidRPr="00D03DBA">
        <w:rPr>
          <w:rFonts w:ascii="Times New Roman" w:eastAsia="Times New Roman" w:hAnsi="Times New Roman" w:cs="Times New Roman"/>
          <w:sz w:val="24"/>
          <w:szCs w:val="24"/>
          <w:lang w:val="en-GB"/>
        </w:rPr>
        <w:t xml:space="preserve">) and obtained the geographic centroid of each island using QGIS software with the tool ‘geometry by expression’. This function calculates the geometric </w:t>
      </w:r>
      <w:proofErr w:type="spellStart"/>
      <w:r w:rsidRPr="00D03DBA">
        <w:rPr>
          <w:rFonts w:ascii="Times New Roman" w:eastAsia="Times New Roman" w:hAnsi="Times New Roman" w:cs="Times New Roman"/>
          <w:sz w:val="24"/>
          <w:szCs w:val="24"/>
          <w:lang w:val="en-GB"/>
        </w:rPr>
        <w:t>center</w:t>
      </w:r>
      <w:proofErr w:type="spellEnd"/>
      <w:r w:rsidRPr="00D03DBA">
        <w:rPr>
          <w:rFonts w:ascii="Times New Roman" w:eastAsia="Times New Roman" w:hAnsi="Times New Roman" w:cs="Times New Roman"/>
          <w:sz w:val="24"/>
          <w:szCs w:val="24"/>
          <w:lang w:val="en-GB"/>
        </w:rPr>
        <w:t xml:space="preserve"> of the polygon by averaging the x-coordinates and y-coordinates of all the vertices of the polygon. These maps also provided the measures for island area (km²). For island ages (Myr), we considered the mean between minimum and maximum emergence estimates for the Galapagos from Geist et al. 2014. For the Canaries, we obtained estimated ages from Carracedo et al. 1998 and Anguita &amp; Hernán 2000, and considered the mean for islands with discrepancies between the two sources. For the Azores, we obtained the data from </w:t>
      </w:r>
      <w:commentRangeStart w:id="29"/>
      <w:r w:rsidRPr="00D03DBA">
        <w:rPr>
          <w:rFonts w:ascii="Times New Roman" w:eastAsia="Times New Roman" w:hAnsi="Times New Roman" w:cs="Times New Roman"/>
          <w:sz w:val="24"/>
          <w:szCs w:val="24"/>
          <w:lang w:val="en-GB"/>
        </w:rPr>
        <w:t>__.</w:t>
      </w:r>
      <w:commentRangeEnd w:id="29"/>
      <w:r>
        <w:commentReference w:id="29"/>
      </w:r>
      <w:r w:rsidRPr="00D03DBA">
        <w:rPr>
          <w:rFonts w:ascii="Times New Roman" w:eastAsia="Times New Roman" w:hAnsi="Times New Roman" w:cs="Times New Roman"/>
          <w:sz w:val="24"/>
          <w:szCs w:val="24"/>
          <w:lang w:val="en-GB"/>
        </w:rPr>
        <w:t xml:space="preserve"> For each archipelago, the pairwise geographic distances between island centroids formed a connectivity </w:t>
      </w:r>
      <w:r w:rsidRPr="00D03DBA">
        <w:rPr>
          <w:rFonts w:ascii="Times New Roman" w:eastAsia="Times New Roman" w:hAnsi="Times New Roman" w:cs="Times New Roman"/>
          <w:sz w:val="24"/>
          <w:szCs w:val="24"/>
          <w:lang w:val="en-GB"/>
        </w:rPr>
        <w:lastRenderedPageBreak/>
        <w:t>matrix. We computed Euclidean distances between island ages and areas using the daisy function from the “cluster” package to obtain the connectivity matrices for each.</w:t>
      </w:r>
    </w:p>
    <w:p w14:paraId="54FF3D90" w14:textId="77777777" w:rsidR="00960FEF" w:rsidRPr="00D03DBA" w:rsidRDefault="00960FEF">
      <w:pPr>
        <w:ind w:firstLine="720"/>
        <w:jc w:val="both"/>
        <w:rPr>
          <w:rFonts w:ascii="Times New Roman" w:eastAsia="Times New Roman" w:hAnsi="Times New Roman" w:cs="Times New Roman"/>
          <w:sz w:val="24"/>
          <w:szCs w:val="24"/>
          <w:lang w:val="en-GB"/>
        </w:rPr>
      </w:pPr>
    </w:p>
    <w:p w14:paraId="3DBF3A6E" w14:textId="4189E623" w:rsidR="00F447C9" w:rsidRPr="00D03DBA" w:rsidRDefault="00C54839">
      <w:pPr>
        <w:jc w:val="both"/>
        <w:rPr>
          <w:rFonts w:ascii="Times New Roman" w:eastAsia="Times New Roman" w:hAnsi="Times New Roman" w:cs="Times New Roman"/>
          <w:b/>
          <w:sz w:val="24"/>
          <w:szCs w:val="24"/>
          <w:lang w:val="en-GB"/>
        </w:rPr>
      </w:pPr>
      <w:del w:id="30" w:author="Ruben Heleno" w:date="2024-07-23T10:18:00Z">
        <w:r w:rsidRPr="00D03DBA" w:rsidDel="00104FFA">
          <w:rPr>
            <w:rFonts w:ascii="Times New Roman" w:eastAsia="Times New Roman" w:hAnsi="Times New Roman" w:cs="Times New Roman"/>
            <w:b/>
            <w:sz w:val="24"/>
            <w:szCs w:val="24"/>
            <w:lang w:val="en-GB"/>
          </w:rPr>
          <w:delText>How does the structure of ocean currents connectivity networks within archipelagos correlate to that of the littoral flora? and to that of other island factors?</w:delText>
        </w:r>
      </w:del>
      <w:commentRangeStart w:id="31"/>
      <w:ins w:id="32" w:author="Ruben Heleno" w:date="2024-07-23T10:18:00Z">
        <w:r w:rsidR="00F447C9">
          <w:rPr>
            <w:rFonts w:ascii="Times New Roman" w:eastAsia="Times New Roman" w:hAnsi="Times New Roman" w:cs="Times New Roman"/>
            <w:b/>
            <w:sz w:val="24"/>
            <w:szCs w:val="24"/>
            <w:lang w:val="en-GB"/>
          </w:rPr>
          <w:t>Drivers of islan</w:t>
        </w:r>
        <w:r w:rsidR="00104FFA">
          <w:rPr>
            <w:rFonts w:ascii="Times New Roman" w:eastAsia="Times New Roman" w:hAnsi="Times New Roman" w:cs="Times New Roman"/>
            <w:b/>
            <w:sz w:val="24"/>
            <w:szCs w:val="24"/>
            <w:lang w:val="en-GB"/>
          </w:rPr>
          <w:t xml:space="preserve">d </w:t>
        </w:r>
      </w:ins>
      <w:ins w:id="33" w:author="Ruben Heleno" w:date="2024-07-23T10:19:00Z">
        <w:r w:rsidR="00104FFA">
          <w:rPr>
            <w:rFonts w:ascii="Times New Roman" w:eastAsia="Times New Roman" w:hAnsi="Times New Roman" w:cs="Times New Roman"/>
            <w:b/>
            <w:sz w:val="24"/>
            <w:szCs w:val="24"/>
            <w:lang w:val="en-GB"/>
          </w:rPr>
          <w:t>floristic connectivity</w:t>
        </w:r>
      </w:ins>
      <w:commentRangeEnd w:id="31"/>
      <w:ins w:id="34" w:author="Ruben Heleno" w:date="2024-07-23T10:20:00Z">
        <w:r w:rsidR="00E978A5">
          <w:rPr>
            <w:rStyle w:val="Refdecomentario"/>
          </w:rPr>
          <w:commentReference w:id="31"/>
        </w:r>
      </w:ins>
    </w:p>
    <w:p w14:paraId="54FF3D92" w14:textId="77777777" w:rsidR="00960FEF" w:rsidRPr="00D03DBA" w:rsidRDefault="00960FEF">
      <w:pPr>
        <w:jc w:val="both"/>
        <w:rPr>
          <w:rFonts w:ascii="Times New Roman" w:eastAsia="Times New Roman" w:hAnsi="Times New Roman" w:cs="Times New Roman"/>
          <w:b/>
          <w:sz w:val="24"/>
          <w:szCs w:val="24"/>
          <w:lang w:val="en-GB"/>
        </w:rPr>
      </w:pPr>
    </w:p>
    <w:p w14:paraId="54FF3D93" w14:textId="405E748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To understand how the structure of ocean currents connectivity networks within archipelagos correlates with those of littoral flora </w:t>
      </w:r>
      <w:commentRangeStart w:id="35"/>
      <w:r w:rsidRPr="00D03DBA">
        <w:rPr>
          <w:rFonts w:ascii="Times New Roman" w:eastAsia="Times New Roman" w:hAnsi="Times New Roman" w:cs="Times New Roman"/>
          <w:sz w:val="24"/>
          <w:szCs w:val="24"/>
          <w:lang w:val="en-GB"/>
        </w:rPr>
        <w:t>and other island factors</w:t>
      </w:r>
      <w:commentRangeEnd w:id="35"/>
      <w:r w:rsidR="00F1055B">
        <w:rPr>
          <w:rStyle w:val="Refdecomentario"/>
        </w:rPr>
        <w:commentReference w:id="35"/>
      </w:r>
      <w:r w:rsidRPr="00D03DBA">
        <w:rPr>
          <w:rFonts w:ascii="Times New Roman" w:eastAsia="Times New Roman" w:hAnsi="Times New Roman" w:cs="Times New Roman"/>
          <w:sz w:val="24"/>
          <w:szCs w:val="24"/>
          <w:lang w:val="en-GB"/>
        </w:rPr>
        <w:t xml:space="preserve">, we employed Procrustes analysis, </w:t>
      </w:r>
      <w:r w:rsidR="00FA7202">
        <w:rPr>
          <w:rStyle w:val="Refdecomentario"/>
        </w:rPr>
        <w:commentReference w:id="36"/>
      </w:r>
      <w:r w:rsidR="00AA10C2">
        <w:rPr>
          <w:rFonts w:ascii="Times New Roman" w:eastAsia="Times New Roman" w:hAnsi="Times New Roman" w:cs="Times New Roman"/>
          <w:sz w:val="24"/>
          <w:szCs w:val="24"/>
          <w:lang w:val="en-GB"/>
        </w:rPr>
        <w:t xml:space="preserve">which </w:t>
      </w:r>
      <w:r w:rsidRPr="00D03DBA">
        <w:rPr>
          <w:rFonts w:ascii="Times New Roman" w:eastAsia="Times New Roman" w:hAnsi="Times New Roman" w:cs="Times New Roman"/>
          <w:sz w:val="24"/>
          <w:szCs w:val="24"/>
          <w:lang w:val="en-GB"/>
        </w:rPr>
        <w:t>measures the degree of similarity between two matrices by finding an optimal superimposition through transformations such as translation, rotation, and scaling (Legendre &amp; Legendre 2012). Its flexibility and interpretability have made it widely used in ecology to measure biogeographic patterns of floristic connectivity (Munoz et al. 2004, Legendre et al. 2012). After optimal superimposition, the Procrustes distance is calculated as the sum of squared distances between the corresponding points in the transformed configuration and the target configuration</w:t>
      </w:r>
      <w:r w:rsidR="00713245">
        <w:rPr>
          <w:rFonts w:ascii="Times New Roman" w:eastAsia="Times New Roman" w:hAnsi="Times New Roman" w:cs="Times New Roman"/>
          <w:sz w:val="24"/>
          <w:szCs w:val="24"/>
          <w:lang w:val="en-GB"/>
        </w:rPr>
        <w:t>, thus</w:t>
      </w:r>
      <w:r w:rsidRPr="00D03DBA">
        <w:rPr>
          <w:rFonts w:ascii="Times New Roman" w:eastAsia="Times New Roman" w:hAnsi="Times New Roman" w:cs="Times New Roman"/>
          <w:sz w:val="24"/>
          <w:szCs w:val="24"/>
          <w:lang w:val="en-GB"/>
        </w:rPr>
        <w:t xml:space="preserve"> quantif</w:t>
      </w:r>
      <w:r w:rsidR="00713245">
        <w:rPr>
          <w:rFonts w:ascii="Times New Roman" w:eastAsia="Times New Roman" w:hAnsi="Times New Roman" w:cs="Times New Roman"/>
          <w:sz w:val="24"/>
          <w:szCs w:val="24"/>
          <w:lang w:val="en-GB"/>
        </w:rPr>
        <w:t>ying</w:t>
      </w:r>
      <w:r w:rsidRPr="00D03DBA">
        <w:rPr>
          <w:rFonts w:ascii="Times New Roman" w:eastAsia="Times New Roman" w:hAnsi="Times New Roman" w:cs="Times New Roman"/>
          <w:sz w:val="24"/>
          <w:szCs w:val="24"/>
          <w:lang w:val="en-GB"/>
        </w:rPr>
        <w:t xml:space="preserve"> the degree of similarity between the two </w:t>
      </w:r>
      <w:r w:rsidR="00713245">
        <w:rPr>
          <w:rFonts w:ascii="Times New Roman" w:eastAsia="Times New Roman" w:hAnsi="Times New Roman" w:cs="Times New Roman"/>
          <w:sz w:val="24"/>
          <w:szCs w:val="24"/>
          <w:lang w:val="en-GB"/>
        </w:rPr>
        <w:t>matrices</w:t>
      </w:r>
      <w:r w:rsidRPr="00D03DBA">
        <w:rPr>
          <w:rFonts w:ascii="Times New Roman" w:eastAsia="Times New Roman" w:hAnsi="Times New Roman" w:cs="Times New Roman"/>
          <w:sz w:val="24"/>
          <w:szCs w:val="24"/>
          <w:lang w:val="en-GB"/>
        </w:rPr>
        <w:t>.</w:t>
      </w:r>
    </w:p>
    <w:p w14:paraId="54FF3D94"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95" w14:textId="7436D58E"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To explore how the structural pattern of ocean currents connectivity networks matches that of the littoral flora, we  </w:t>
      </w:r>
      <w:proofErr w:type="spellStart"/>
      <w:r w:rsidRPr="00D03DBA">
        <w:rPr>
          <w:rFonts w:ascii="Times New Roman" w:eastAsia="Times New Roman" w:hAnsi="Times New Roman" w:cs="Times New Roman"/>
          <w:sz w:val="24"/>
          <w:szCs w:val="24"/>
          <w:lang w:val="en-GB"/>
        </w:rPr>
        <w:t>analyzed</w:t>
      </w:r>
      <w:proofErr w:type="spellEnd"/>
      <w:r w:rsidRPr="00D03DBA">
        <w:rPr>
          <w:rFonts w:ascii="Times New Roman" w:eastAsia="Times New Roman" w:hAnsi="Times New Roman" w:cs="Times New Roman"/>
          <w:sz w:val="24"/>
          <w:szCs w:val="24"/>
          <w:lang w:val="en-GB"/>
        </w:rPr>
        <w:t xml:space="preserve"> the correlation between the </w:t>
      </w:r>
      <w:r w:rsidR="00270A42">
        <w:rPr>
          <w:rFonts w:ascii="Times New Roman" w:eastAsia="Times New Roman" w:hAnsi="Times New Roman" w:cs="Times New Roman"/>
          <w:sz w:val="24"/>
          <w:szCs w:val="24"/>
          <w:lang w:val="en-GB"/>
        </w:rPr>
        <w:t xml:space="preserve">oceanic </w:t>
      </w:r>
      <w:r w:rsidRPr="00D03DBA">
        <w:rPr>
          <w:rFonts w:ascii="Times New Roman" w:eastAsia="Times New Roman" w:hAnsi="Times New Roman" w:cs="Times New Roman"/>
          <w:sz w:val="24"/>
          <w:szCs w:val="24"/>
          <w:lang w:val="en-GB"/>
        </w:rPr>
        <w:t>current cost matrices</w:t>
      </w:r>
      <w:r w:rsidR="00270A42" w:rsidRPr="00270A42">
        <w:rPr>
          <w:rFonts w:ascii="Times New Roman" w:eastAsia="Times New Roman" w:hAnsi="Times New Roman" w:cs="Times New Roman"/>
          <w:sz w:val="24"/>
          <w:szCs w:val="24"/>
          <w:lang w:val="en-GB"/>
        </w:rPr>
        <w:t xml:space="preserve"> </w:t>
      </w:r>
      <w:r w:rsidR="00270A42" w:rsidRPr="00D03DBA">
        <w:rPr>
          <w:rFonts w:ascii="Times New Roman" w:eastAsia="Times New Roman" w:hAnsi="Times New Roman" w:cs="Times New Roman"/>
          <w:sz w:val="24"/>
          <w:szCs w:val="24"/>
          <w:lang w:val="en-GB"/>
        </w:rPr>
        <w:t>and the floristic distance</w:t>
      </w:r>
      <w:r w:rsidRPr="00D03DBA">
        <w:rPr>
          <w:rFonts w:ascii="Times New Roman" w:eastAsia="Times New Roman" w:hAnsi="Times New Roman" w:cs="Times New Roman"/>
          <w:sz w:val="24"/>
          <w:szCs w:val="24"/>
          <w:lang w:val="en-GB"/>
        </w:rPr>
        <w:t xml:space="preserve">. Additionally, we examined the correlation between the structure of the ocean current connectivity network and the networks formed by </w:t>
      </w:r>
      <w:commentRangeStart w:id="37"/>
      <w:r w:rsidRPr="00D03DBA">
        <w:rPr>
          <w:rFonts w:ascii="Times New Roman" w:eastAsia="Times New Roman" w:hAnsi="Times New Roman" w:cs="Times New Roman"/>
          <w:sz w:val="24"/>
          <w:szCs w:val="24"/>
          <w:lang w:val="en-GB"/>
        </w:rPr>
        <w:t>geographic, age, and area distances</w:t>
      </w:r>
      <w:commentRangeEnd w:id="37"/>
      <w:r w:rsidR="00D04E84">
        <w:rPr>
          <w:rStyle w:val="Refdecomentario"/>
        </w:rPr>
        <w:commentReference w:id="37"/>
      </w:r>
      <w:r w:rsidRPr="00D03DBA">
        <w:rPr>
          <w:rFonts w:ascii="Times New Roman" w:eastAsia="Times New Roman" w:hAnsi="Times New Roman" w:cs="Times New Roman"/>
          <w:sz w:val="24"/>
          <w:szCs w:val="24"/>
          <w:lang w:val="en-GB"/>
        </w:rPr>
        <w:t xml:space="preserve">. Procrustes analysis </w:t>
      </w:r>
      <w:r w:rsidR="00CC5E6A">
        <w:rPr>
          <w:rFonts w:ascii="Times New Roman" w:eastAsia="Times New Roman" w:hAnsi="Times New Roman" w:cs="Times New Roman"/>
          <w:sz w:val="24"/>
          <w:szCs w:val="24"/>
          <w:lang w:val="en-GB"/>
        </w:rPr>
        <w:t xml:space="preserve">was implemented through package </w:t>
      </w:r>
      <w:r w:rsidR="00CC5E6A" w:rsidRPr="00D03DBA">
        <w:rPr>
          <w:rFonts w:ascii="Times New Roman" w:eastAsia="Times New Roman" w:hAnsi="Times New Roman" w:cs="Times New Roman"/>
          <w:sz w:val="24"/>
          <w:szCs w:val="24"/>
          <w:lang w:val="en-GB"/>
        </w:rPr>
        <w:t>“vegan” (Oksanen et al., 2007)</w:t>
      </w:r>
      <w:r w:rsidRPr="00D03DBA">
        <w:rPr>
          <w:rFonts w:ascii="Times New Roman" w:eastAsia="Times New Roman" w:hAnsi="Times New Roman" w:cs="Times New Roman"/>
          <w:sz w:val="24"/>
          <w:szCs w:val="24"/>
          <w:lang w:val="en-GB"/>
        </w:rPr>
        <w:t xml:space="preserve">. </w:t>
      </w:r>
      <w:r w:rsidR="00CC5E6A">
        <w:rPr>
          <w:rFonts w:ascii="Times New Roman" w:eastAsia="Times New Roman" w:hAnsi="Times New Roman" w:cs="Times New Roman"/>
          <w:sz w:val="24"/>
          <w:szCs w:val="24"/>
          <w:lang w:val="en-GB"/>
        </w:rPr>
        <w:t>S</w:t>
      </w:r>
      <w:r w:rsidRPr="00D03DBA">
        <w:rPr>
          <w:rFonts w:ascii="Times New Roman" w:eastAsia="Times New Roman" w:hAnsi="Times New Roman" w:cs="Times New Roman"/>
          <w:sz w:val="24"/>
          <w:szCs w:val="24"/>
          <w:lang w:val="en-GB"/>
        </w:rPr>
        <w:t>ignificance</w:t>
      </w:r>
      <w:r w:rsidR="00CC5E6A">
        <w:rPr>
          <w:rFonts w:ascii="Times New Roman" w:eastAsia="Times New Roman" w:hAnsi="Times New Roman" w:cs="Times New Roman"/>
          <w:sz w:val="24"/>
          <w:szCs w:val="24"/>
          <w:lang w:val="en-GB"/>
        </w:rPr>
        <w:t xml:space="preserve"> was estimated by comparing observed </w:t>
      </w:r>
      <w:r w:rsidR="006218A2">
        <w:rPr>
          <w:rFonts w:ascii="Times New Roman" w:eastAsia="Times New Roman" w:hAnsi="Times New Roman" w:cs="Times New Roman"/>
          <w:sz w:val="24"/>
          <w:szCs w:val="24"/>
          <w:lang w:val="en-GB"/>
        </w:rPr>
        <w:t xml:space="preserve">Procrustes </w:t>
      </w:r>
      <w:r w:rsidR="007149C5">
        <w:rPr>
          <w:rFonts w:ascii="Times New Roman" w:eastAsia="Times New Roman" w:hAnsi="Times New Roman" w:cs="Times New Roman"/>
          <w:sz w:val="24"/>
          <w:szCs w:val="24"/>
          <w:lang w:val="en-GB"/>
        </w:rPr>
        <w:t xml:space="preserve">distances </w:t>
      </w:r>
      <w:r w:rsidR="00CC5E6A">
        <w:rPr>
          <w:rFonts w:ascii="Times New Roman" w:eastAsia="Times New Roman" w:hAnsi="Times New Roman" w:cs="Times New Roman"/>
          <w:sz w:val="24"/>
          <w:szCs w:val="24"/>
          <w:lang w:val="en-GB"/>
        </w:rPr>
        <w:t>with</w:t>
      </w:r>
      <w:r w:rsidRPr="00D03DBA">
        <w:rPr>
          <w:rFonts w:ascii="Times New Roman" w:eastAsia="Times New Roman" w:hAnsi="Times New Roman" w:cs="Times New Roman"/>
          <w:sz w:val="24"/>
          <w:szCs w:val="24"/>
          <w:lang w:val="en-GB"/>
        </w:rPr>
        <w:t xml:space="preserve"> </w:t>
      </w:r>
      <w:r w:rsidR="006218A2">
        <w:rPr>
          <w:rFonts w:ascii="Times New Roman" w:eastAsia="Times New Roman" w:hAnsi="Times New Roman" w:cs="Times New Roman"/>
          <w:sz w:val="24"/>
          <w:szCs w:val="24"/>
          <w:lang w:val="en-GB"/>
        </w:rPr>
        <w:t xml:space="preserve">those of </w:t>
      </w:r>
      <w:r w:rsidR="00D1007E">
        <w:rPr>
          <w:rFonts w:ascii="Times New Roman" w:eastAsia="Times New Roman" w:hAnsi="Times New Roman" w:cs="Times New Roman"/>
          <w:sz w:val="24"/>
          <w:szCs w:val="24"/>
          <w:lang w:val="en-GB"/>
        </w:rPr>
        <w:t xml:space="preserve">999 </w:t>
      </w:r>
      <w:r w:rsidRPr="00D03DBA">
        <w:rPr>
          <w:rFonts w:ascii="Times New Roman" w:eastAsia="Times New Roman" w:hAnsi="Times New Roman" w:cs="Times New Roman"/>
          <w:sz w:val="24"/>
          <w:szCs w:val="24"/>
          <w:lang w:val="en-GB"/>
        </w:rPr>
        <w:t>random permut</w:t>
      </w:r>
      <w:r w:rsidR="00D1007E">
        <w:rPr>
          <w:rFonts w:ascii="Times New Roman" w:eastAsia="Times New Roman" w:hAnsi="Times New Roman" w:cs="Times New Roman"/>
          <w:sz w:val="24"/>
          <w:szCs w:val="24"/>
          <w:lang w:val="en-GB"/>
        </w:rPr>
        <w:t>at</w:t>
      </w:r>
      <w:r w:rsidR="00622A7F">
        <w:rPr>
          <w:rFonts w:ascii="Times New Roman" w:eastAsia="Times New Roman" w:hAnsi="Times New Roman" w:cs="Times New Roman"/>
          <w:sz w:val="24"/>
          <w:szCs w:val="24"/>
          <w:lang w:val="en-GB"/>
        </w:rPr>
        <w:t>ed</w:t>
      </w:r>
      <w:r w:rsidR="007149C5">
        <w:rPr>
          <w:rFonts w:ascii="Times New Roman" w:eastAsia="Times New Roman" w:hAnsi="Times New Roman" w:cs="Times New Roman"/>
          <w:sz w:val="24"/>
          <w:szCs w:val="24"/>
          <w:lang w:val="en-GB"/>
        </w:rPr>
        <w:t xml:space="preserve"> matrices</w:t>
      </w:r>
      <w:r w:rsidRPr="00D03DBA">
        <w:rPr>
          <w:rFonts w:ascii="Times New Roman" w:eastAsia="Times New Roman" w:hAnsi="Times New Roman" w:cs="Times New Roman"/>
          <w:sz w:val="24"/>
          <w:szCs w:val="24"/>
          <w:lang w:val="en-GB"/>
        </w:rPr>
        <w:t xml:space="preserve"> (Peres-</w:t>
      </w:r>
      <w:proofErr w:type="spellStart"/>
      <w:r w:rsidRPr="00D03DBA">
        <w:rPr>
          <w:rFonts w:ascii="Times New Roman" w:eastAsia="Times New Roman" w:hAnsi="Times New Roman" w:cs="Times New Roman"/>
          <w:sz w:val="24"/>
          <w:szCs w:val="24"/>
          <w:lang w:val="en-GB"/>
        </w:rPr>
        <w:t>Neto</w:t>
      </w:r>
      <w:proofErr w:type="spellEnd"/>
      <w:r w:rsidRPr="00D03DBA">
        <w:rPr>
          <w:rFonts w:ascii="Times New Roman" w:eastAsia="Times New Roman" w:hAnsi="Times New Roman" w:cs="Times New Roman"/>
          <w:sz w:val="24"/>
          <w:szCs w:val="24"/>
          <w:lang w:val="en-GB"/>
        </w:rPr>
        <w:t xml:space="preserve"> &amp; Jackson, 2001).</w:t>
      </w:r>
    </w:p>
    <w:p w14:paraId="54FF3D96" w14:textId="77777777" w:rsidR="00960FEF" w:rsidRPr="00D03DBA" w:rsidRDefault="00960FEF">
      <w:pPr>
        <w:ind w:firstLine="720"/>
        <w:rPr>
          <w:rFonts w:ascii="Times New Roman" w:eastAsia="Times New Roman" w:hAnsi="Times New Roman" w:cs="Times New Roman"/>
          <w:sz w:val="24"/>
          <w:szCs w:val="24"/>
          <w:lang w:val="en-GB"/>
        </w:rPr>
      </w:pPr>
    </w:p>
    <w:p w14:paraId="54FF3D97" w14:textId="7F7293DF"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 xml:space="preserve">Island centrality </w:t>
      </w:r>
      <w:del w:id="38" w:author="Ruben Heleno" w:date="2024-07-23T10:58:00Z">
        <w:r w:rsidRPr="00D03DBA" w:rsidDel="00953D43">
          <w:rPr>
            <w:rFonts w:ascii="Times New Roman" w:eastAsia="Times New Roman" w:hAnsi="Times New Roman" w:cs="Times New Roman"/>
            <w:b/>
            <w:sz w:val="24"/>
            <w:szCs w:val="24"/>
            <w:lang w:val="en-GB"/>
          </w:rPr>
          <w:delText>based on oceanic current connectivity</w:delText>
        </w:r>
      </w:del>
    </w:p>
    <w:p w14:paraId="54FF3D98" w14:textId="77777777" w:rsidR="00960FEF" w:rsidRPr="00D03DBA" w:rsidRDefault="00960FEF">
      <w:pPr>
        <w:rPr>
          <w:rFonts w:ascii="Times New Roman" w:eastAsia="Times New Roman" w:hAnsi="Times New Roman" w:cs="Times New Roman"/>
          <w:sz w:val="24"/>
          <w:szCs w:val="24"/>
          <w:lang w:val="en-GB"/>
        </w:rPr>
      </w:pPr>
    </w:p>
    <w:p w14:paraId="54FF3D99" w14:textId="55BDD755"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The inverse of the current cost matrix represents the matrix of ocean current connectivity within an archipelago. Within networked systems, graph theory offers centrality measures that assess the importance or influence of nodes within a network (</w:t>
      </w:r>
      <w:proofErr w:type="spellStart"/>
      <w:r w:rsidRPr="00D03DBA">
        <w:rPr>
          <w:rFonts w:ascii="Times New Roman" w:eastAsia="Times New Roman" w:hAnsi="Times New Roman" w:cs="Times New Roman"/>
          <w:sz w:val="24"/>
          <w:szCs w:val="24"/>
          <w:lang w:val="en-GB"/>
        </w:rPr>
        <w:t>Scardoni</w:t>
      </w:r>
      <w:proofErr w:type="spellEnd"/>
      <w:r w:rsidRPr="00D03DBA">
        <w:rPr>
          <w:rFonts w:ascii="Times New Roman" w:eastAsia="Times New Roman" w:hAnsi="Times New Roman" w:cs="Times New Roman"/>
          <w:sz w:val="24"/>
          <w:szCs w:val="24"/>
          <w:lang w:val="en-GB"/>
        </w:rPr>
        <w:t xml:space="preserve"> &amp; </w:t>
      </w:r>
      <w:proofErr w:type="spellStart"/>
      <w:r w:rsidRPr="00D03DBA">
        <w:rPr>
          <w:rFonts w:ascii="Times New Roman" w:eastAsia="Times New Roman" w:hAnsi="Times New Roman" w:cs="Times New Roman"/>
          <w:sz w:val="24"/>
          <w:szCs w:val="24"/>
          <w:lang w:val="en-GB"/>
        </w:rPr>
        <w:t>Laurdanna</w:t>
      </w:r>
      <w:proofErr w:type="spellEnd"/>
      <w:r w:rsidRPr="00D03DBA">
        <w:rPr>
          <w:rFonts w:ascii="Times New Roman" w:eastAsia="Times New Roman" w:hAnsi="Times New Roman" w:cs="Times New Roman"/>
          <w:sz w:val="24"/>
          <w:szCs w:val="24"/>
          <w:lang w:val="en-GB"/>
        </w:rPr>
        <w:t xml:space="preserve"> 2012, Chen et al. 2012). In landscape connectivity studies, centrality analysis helps identify critical ecological patches in terms of connectivity, information flow, or network influence  (e.g. Estrada &amp; Bodin 2008, Bodin &amp; Saura 2010, Treml &amp; Kool 2018, </w:t>
      </w:r>
      <w:proofErr w:type="spellStart"/>
      <w:r w:rsidRPr="00D03DBA">
        <w:rPr>
          <w:rFonts w:ascii="Times New Roman" w:eastAsia="Times New Roman" w:hAnsi="Times New Roman" w:cs="Times New Roman"/>
          <w:sz w:val="24"/>
          <w:szCs w:val="24"/>
          <w:lang w:val="en-GB"/>
        </w:rPr>
        <w:t>Cecino</w:t>
      </w:r>
      <w:proofErr w:type="spellEnd"/>
      <w:r w:rsidRPr="00D03DBA">
        <w:rPr>
          <w:rFonts w:ascii="Times New Roman" w:eastAsia="Times New Roman" w:hAnsi="Times New Roman" w:cs="Times New Roman"/>
          <w:sz w:val="24"/>
          <w:szCs w:val="24"/>
          <w:lang w:val="en-GB"/>
        </w:rPr>
        <w:t xml:space="preserve"> et al. 2021, Pereira et al. 2017). In our system, nodes correspond to specific islands (nodes) in the current network of the archipelago, with edge or link weights derived from </w:t>
      </w:r>
      <w:ins w:id="39" w:author="Ruben Heleno" w:date="2024-07-23T10:37:00Z">
        <w:r w:rsidR="000163DC">
          <w:rPr>
            <w:rFonts w:ascii="Times New Roman" w:eastAsia="Times New Roman" w:hAnsi="Times New Roman" w:cs="Times New Roman"/>
            <w:sz w:val="24"/>
            <w:szCs w:val="24"/>
            <w:lang w:val="en-GB"/>
          </w:rPr>
          <w:t xml:space="preserve">ocean </w:t>
        </w:r>
      </w:ins>
      <w:r w:rsidRPr="00D03DBA">
        <w:rPr>
          <w:rFonts w:ascii="Times New Roman" w:eastAsia="Times New Roman" w:hAnsi="Times New Roman" w:cs="Times New Roman"/>
          <w:sz w:val="24"/>
          <w:szCs w:val="24"/>
          <w:lang w:val="en-GB"/>
        </w:rPr>
        <w:t xml:space="preserve">current velocity and direction. To approximate the islands’ roles as critical connectors of the current network, we computed </w:t>
      </w:r>
      <w:commentRangeStart w:id="40"/>
      <w:r w:rsidRPr="00D03DBA">
        <w:rPr>
          <w:rFonts w:ascii="Times New Roman" w:eastAsia="Times New Roman" w:hAnsi="Times New Roman" w:cs="Times New Roman"/>
          <w:sz w:val="24"/>
          <w:szCs w:val="24"/>
          <w:lang w:val="en-GB"/>
        </w:rPr>
        <w:t xml:space="preserve">In-degree, Out-degree, Closeness, and Betweenness centrality </w:t>
      </w:r>
      <w:commentRangeEnd w:id="40"/>
      <w:r w:rsidR="00436F67">
        <w:rPr>
          <w:rStyle w:val="Refdecomentario"/>
        </w:rPr>
        <w:commentReference w:id="40"/>
      </w:r>
      <w:r w:rsidRPr="00D03DBA">
        <w:rPr>
          <w:rFonts w:ascii="Times New Roman" w:eastAsia="Times New Roman" w:hAnsi="Times New Roman" w:cs="Times New Roman"/>
          <w:sz w:val="24"/>
          <w:szCs w:val="24"/>
          <w:lang w:val="en-GB"/>
        </w:rPr>
        <w:t>measures (Freeman 2002, Opsahl et al. 2010). Starting with a cost matrix representing distances for ocean currents, we inverted the weights to obtain connectivity values (</w:t>
      </w:r>
      <m:oMath>
        <m:r>
          <w:rPr>
            <w:rFonts w:ascii="Times New Roman" w:eastAsia="Times New Roman" w:hAnsi="Times New Roman" w:cs="Times New Roman"/>
            <w:sz w:val="24"/>
            <w:szCs w:val="24"/>
          </w:rPr>
          <m:t>connectivity</m:t>
        </m:r>
        <m:r>
          <w:rPr>
            <w:rFonts w:ascii="Times New Roman" w:eastAsia="Times New Roman" w:hAnsi="Times New Roman" w:cs="Times New Roman"/>
            <w:sz w:val="24"/>
            <w:szCs w:val="24"/>
            <w:lang w:val="en-GB"/>
          </w:rPr>
          <m:t xml:space="preserve">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distance</m:t>
            </m:r>
          </m:e>
          <m:sup>
            <m:r>
              <w:rPr>
                <w:rFonts w:ascii="Times New Roman" w:eastAsia="Times New Roman" w:hAnsi="Times New Roman" w:cs="Times New Roman"/>
                <w:sz w:val="24"/>
                <w:szCs w:val="24"/>
                <w:lang w:val="en-GB"/>
              </w:rPr>
              <m:t>-1</m:t>
            </m:r>
          </m:sup>
        </m:sSup>
        <m: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sz w:val="24"/>
          <w:szCs w:val="24"/>
          <w:lang w:val="en-GB"/>
        </w:rPr>
        <w:t xml:space="preserve">). In- and Out-degree centrality were calculated using these inverted weights to identify islands that act as major sinks and sources in the network, respectively. For Closeness and </w:t>
      </w:r>
      <w:proofErr w:type="spellStart"/>
      <w:r w:rsidRPr="00D03DBA">
        <w:rPr>
          <w:rFonts w:ascii="Times New Roman" w:eastAsia="Times New Roman" w:hAnsi="Times New Roman" w:cs="Times New Roman"/>
          <w:sz w:val="24"/>
          <w:szCs w:val="24"/>
          <w:lang w:val="en-GB"/>
        </w:rPr>
        <w:t>Betweenness</w:t>
      </w:r>
      <w:proofErr w:type="spellEnd"/>
      <w:r w:rsidRPr="00D03DBA">
        <w:rPr>
          <w:rFonts w:ascii="Times New Roman" w:eastAsia="Times New Roman" w:hAnsi="Times New Roman" w:cs="Times New Roman"/>
          <w:sz w:val="24"/>
          <w:szCs w:val="24"/>
          <w:lang w:val="en-GB"/>
        </w:rPr>
        <w:t xml:space="preserve"> centrality, we </w:t>
      </w:r>
      <w:r w:rsidR="00B91988">
        <w:rPr>
          <w:rFonts w:ascii="Times New Roman" w:eastAsia="Times New Roman" w:hAnsi="Times New Roman" w:cs="Times New Roman"/>
          <w:sz w:val="24"/>
          <w:szCs w:val="24"/>
          <w:lang w:val="en-GB"/>
        </w:rPr>
        <w:t>used</w:t>
      </w:r>
      <w:r w:rsidR="00B91988" w:rsidRPr="00D03DBA">
        <w:rPr>
          <w:rFonts w:ascii="Times New Roman" w:eastAsia="Times New Roman" w:hAnsi="Times New Roman" w:cs="Times New Roman"/>
          <w:sz w:val="24"/>
          <w:szCs w:val="24"/>
          <w:lang w:val="en-GB"/>
        </w:rPr>
        <w:t xml:space="preserve"> </w:t>
      </w:r>
      <w:r w:rsidRPr="00D03DBA">
        <w:rPr>
          <w:rFonts w:ascii="Times New Roman" w:eastAsia="Times New Roman" w:hAnsi="Times New Roman" w:cs="Times New Roman"/>
          <w:sz w:val="24"/>
          <w:szCs w:val="24"/>
          <w:lang w:val="en-GB"/>
        </w:rPr>
        <w:t xml:space="preserve">the original distance-based weights. Higher Closeness </w:t>
      </w:r>
      <w:r w:rsidR="00451464">
        <w:rPr>
          <w:rFonts w:ascii="Times New Roman" w:eastAsia="Times New Roman" w:hAnsi="Times New Roman" w:cs="Times New Roman"/>
          <w:sz w:val="24"/>
          <w:szCs w:val="24"/>
          <w:lang w:val="en-GB"/>
        </w:rPr>
        <w:t xml:space="preserve">reflect shorter </w:t>
      </w:r>
      <w:r w:rsidR="00307742">
        <w:rPr>
          <w:rFonts w:ascii="Times New Roman" w:eastAsia="Times New Roman" w:hAnsi="Times New Roman" w:cs="Times New Roman"/>
          <w:sz w:val="24"/>
          <w:szCs w:val="24"/>
          <w:lang w:val="en-GB"/>
        </w:rPr>
        <w:t>mean distances</w:t>
      </w:r>
      <w:r w:rsidRPr="00D03DBA">
        <w:rPr>
          <w:rFonts w:ascii="Times New Roman" w:eastAsia="Times New Roman" w:hAnsi="Times New Roman" w:cs="Times New Roman"/>
          <w:sz w:val="24"/>
          <w:szCs w:val="24"/>
          <w:lang w:val="en-GB"/>
        </w:rPr>
        <w:t xml:space="preserve"> to </w:t>
      </w:r>
      <w:r w:rsidR="00307742">
        <w:rPr>
          <w:rFonts w:ascii="Times New Roman" w:eastAsia="Times New Roman" w:hAnsi="Times New Roman" w:cs="Times New Roman"/>
          <w:sz w:val="24"/>
          <w:szCs w:val="24"/>
          <w:lang w:val="en-GB"/>
        </w:rPr>
        <w:t xml:space="preserve">all </w:t>
      </w:r>
      <w:r w:rsidRPr="00D03DBA">
        <w:rPr>
          <w:rFonts w:ascii="Times New Roman" w:eastAsia="Times New Roman" w:hAnsi="Times New Roman" w:cs="Times New Roman"/>
          <w:sz w:val="24"/>
          <w:szCs w:val="24"/>
          <w:lang w:val="en-GB"/>
        </w:rPr>
        <w:t xml:space="preserve">other islands within the </w:t>
      </w:r>
      <w:r w:rsidR="00307742">
        <w:rPr>
          <w:rFonts w:ascii="Times New Roman" w:eastAsia="Times New Roman" w:hAnsi="Times New Roman" w:cs="Times New Roman"/>
          <w:sz w:val="24"/>
          <w:szCs w:val="24"/>
          <w:lang w:val="en-GB"/>
        </w:rPr>
        <w:t>archipelago</w:t>
      </w:r>
      <w:r w:rsidRPr="00D03DBA">
        <w:rPr>
          <w:rFonts w:ascii="Times New Roman" w:eastAsia="Times New Roman" w:hAnsi="Times New Roman" w:cs="Times New Roman"/>
          <w:sz w:val="24"/>
          <w:szCs w:val="24"/>
          <w:lang w:val="en-GB"/>
        </w:rPr>
        <w:t xml:space="preserve">. Higher </w:t>
      </w:r>
      <w:proofErr w:type="spellStart"/>
      <w:r w:rsidRPr="00D03DBA">
        <w:rPr>
          <w:rFonts w:ascii="Times New Roman" w:eastAsia="Times New Roman" w:hAnsi="Times New Roman" w:cs="Times New Roman"/>
          <w:sz w:val="24"/>
          <w:szCs w:val="24"/>
          <w:lang w:val="en-GB"/>
        </w:rPr>
        <w:lastRenderedPageBreak/>
        <w:t>Betweenness</w:t>
      </w:r>
      <w:proofErr w:type="spellEnd"/>
      <w:r w:rsidRPr="00D03DBA">
        <w:rPr>
          <w:rFonts w:ascii="Times New Roman" w:eastAsia="Times New Roman" w:hAnsi="Times New Roman" w:cs="Times New Roman"/>
          <w:sz w:val="24"/>
          <w:szCs w:val="24"/>
          <w:lang w:val="en-GB"/>
        </w:rPr>
        <w:t xml:space="preserve"> </w:t>
      </w:r>
      <w:r w:rsidR="00270A94">
        <w:rPr>
          <w:rFonts w:ascii="Times New Roman" w:eastAsia="Times New Roman" w:hAnsi="Times New Roman" w:cs="Times New Roman"/>
          <w:sz w:val="24"/>
          <w:szCs w:val="24"/>
          <w:lang w:val="en-GB"/>
        </w:rPr>
        <w:t>reflects</w:t>
      </w:r>
      <w:r w:rsidRPr="00D03DBA">
        <w:rPr>
          <w:rFonts w:ascii="Times New Roman" w:eastAsia="Times New Roman" w:hAnsi="Times New Roman" w:cs="Times New Roman"/>
          <w:sz w:val="24"/>
          <w:szCs w:val="24"/>
          <w:lang w:val="en-GB"/>
        </w:rPr>
        <w:t xml:space="preserve"> islands </w:t>
      </w:r>
      <w:r w:rsidR="00270A94">
        <w:rPr>
          <w:rFonts w:ascii="Times New Roman" w:eastAsia="Times New Roman" w:hAnsi="Times New Roman" w:cs="Times New Roman"/>
          <w:sz w:val="24"/>
          <w:szCs w:val="24"/>
          <w:lang w:val="en-GB"/>
        </w:rPr>
        <w:t xml:space="preserve">that are more often included in the </w:t>
      </w:r>
      <w:r w:rsidRPr="00D03DBA">
        <w:rPr>
          <w:rFonts w:ascii="Times New Roman" w:eastAsia="Times New Roman" w:hAnsi="Times New Roman" w:cs="Times New Roman"/>
          <w:sz w:val="24"/>
          <w:szCs w:val="24"/>
          <w:lang w:val="en-GB"/>
        </w:rPr>
        <w:t xml:space="preserve">shortest paths connecting </w:t>
      </w:r>
      <w:r w:rsidR="00270A94">
        <w:rPr>
          <w:rFonts w:ascii="Times New Roman" w:eastAsia="Times New Roman" w:hAnsi="Times New Roman" w:cs="Times New Roman"/>
          <w:sz w:val="24"/>
          <w:szCs w:val="24"/>
          <w:lang w:val="en-GB"/>
        </w:rPr>
        <w:t xml:space="preserve">all </w:t>
      </w:r>
      <w:r w:rsidRPr="00D03DBA">
        <w:rPr>
          <w:rFonts w:ascii="Times New Roman" w:eastAsia="Times New Roman" w:hAnsi="Times New Roman" w:cs="Times New Roman"/>
          <w:sz w:val="24"/>
          <w:szCs w:val="24"/>
          <w:lang w:val="en-GB"/>
        </w:rPr>
        <w:t>islands.</w:t>
      </w:r>
    </w:p>
    <w:p w14:paraId="54FF3D9A" w14:textId="77777777" w:rsidR="00960FEF" w:rsidRPr="00D03DBA" w:rsidRDefault="00960FEF">
      <w:pPr>
        <w:rPr>
          <w:rFonts w:ascii="Times New Roman" w:eastAsia="Times New Roman" w:hAnsi="Times New Roman" w:cs="Times New Roman"/>
          <w:sz w:val="24"/>
          <w:szCs w:val="24"/>
          <w:lang w:val="en-GB"/>
        </w:rPr>
      </w:pPr>
    </w:p>
    <w:p w14:paraId="54FF3D9C" w14:textId="77777777" w:rsidR="00960FEF" w:rsidRPr="00D03DBA" w:rsidRDefault="00960FEF">
      <w:pPr>
        <w:rPr>
          <w:rFonts w:ascii="Times New Roman" w:eastAsia="Times New Roman" w:hAnsi="Times New Roman" w:cs="Times New Roman"/>
          <w:i/>
          <w:sz w:val="24"/>
          <w:szCs w:val="24"/>
          <w:lang w:val="en-GB"/>
        </w:rPr>
      </w:pPr>
    </w:p>
    <w:p w14:paraId="54FF3D9D" w14:textId="77777777" w:rsidR="00960FEF" w:rsidRPr="00D03DBA" w:rsidRDefault="00C54839">
      <w:pPr>
        <w:pBdr>
          <w:top w:val="nil"/>
          <w:left w:val="nil"/>
          <w:bottom w:val="nil"/>
          <w:right w:val="nil"/>
          <w:between w:val="nil"/>
        </w:pBdr>
        <w:ind w:firstLine="720"/>
        <w:jc w:val="both"/>
        <w:rPr>
          <w:rFonts w:ascii="Times New Roman" w:eastAsia="Times New Roman" w:hAnsi="Times New Roman" w:cs="Times New Roman"/>
          <w:sz w:val="24"/>
          <w:szCs w:val="24"/>
          <w:lang w:val="en-GB"/>
        </w:rPr>
      </w:pPr>
      <w:commentRangeStart w:id="41"/>
      <w:r w:rsidRPr="00D03DBA">
        <w:rPr>
          <w:rFonts w:ascii="Times New Roman" w:eastAsia="Times New Roman" w:hAnsi="Times New Roman" w:cs="Times New Roman"/>
          <w:sz w:val="24"/>
          <w:szCs w:val="24"/>
          <w:lang w:val="en-GB"/>
        </w:rPr>
        <w:t xml:space="preserve">Degree centrality </w:t>
      </w:r>
      <w:commentRangeEnd w:id="41"/>
      <w:r w:rsidR="001F1C49">
        <w:rPr>
          <w:rStyle w:val="Refdecomentario"/>
        </w:rPr>
        <w:commentReference w:id="41"/>
      </w:r>
      <w:r w:rsidRPr="00D03DBA">
        <w:rPr>
          <w:rFonts w:ascii="Times New Roman" w:eastAsia="Times New Roman" w:hAnsi="Times New Roman" w:cs="Times New Roman"/>
          <w:sz w:val="24"/>
          <w:szCs w:val="24"/>
          <w:lang w:val="en-GB"/>
        </w:rPr>
        <w:t>(</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sub>
        </m:sSub>
      </m:oMath>
      <w:r w:rsidRPr="00D03DBA">
        <w:rPr>
          <w:rFonts w:ascii="Times New Roman" w:eastAsia="Times New Roman" w:hAnsi="Times New Roman" w:cs="Times New Roman"/>
          <w:sz w:val="24"/>
          <w:szCs w:val="24"/>
          <w:lang w:val="en-GB"/>
        </w:rPr>
        <w:t xml:space="preserve">) is a straightforward measure that counts the total number of connections linked to a vertex. In ecological networks, the weighted In-Degree of a node sums the weights (or strengths) of all edges connected to that node, reflecting its overall importance or influence based on these weighted interactions. Conversely, the weighted Out-degree measures the sum of weights of all outgoing edges from a node, indicating the total contribution or output of resources or influence from the node to others in the network. We note them as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and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OutD</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w:t>
      </w:r>
    </w:p>
    <w:p w14:paraId="54FF3D9E"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sz w:val="24"/>
          <w:szCs w:val="24"/>
          <w:lang w:val="en-GB"/>
        </w:rPr>
      </w:pPr>
    </w:p>
    <w:commentRangeStart w:id="42"/>
    <w:p w14:paraId="54FF3D9F" w14:textId="77777777" w:rsidR="00960FEF" w:rsidRPr="00D03DBA" w:rsidRDefault="00FE0235">
      <w:pPr>
        <w:ind w:firstLine="720"/>
        <w:jc w:val="both"/>
        <w:rPr>
          <w:rFonts w:ascii="Times New Roman" w:eastAsia="Times New Roman" w:hAnsi="Times New Roman" w:cs="Times New Roman"/>
          <w:sz w:val="24"/>
          <w:szCs w:val="24"/>
          <w:lang w:val="en-GB"/>
        </w:rPr>
      </w:pP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GB"/>
          </w:rPr>
          <m:t>)=</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m:t>
            </m:r>
            <m:r>
              <w:rPr>
                <w:rFonts w:ascii="Times New Roman" w:eastAsia="Times New Roman" w:hAnsi="Times New Roman" w:cs="Times New Roman"/>
                <w:sz w:val="24"/>
                <w:szCs w:val="24"/>
                <w:lang w:val="en-GB"/>
              </w:rPr>
              <m:t>=1</m:t>
            </m:r>
          </m:sub>
          <m:sup>
            <m:r>
              <w:rPr>
                <w:rFonts w:ascii="Times New Roman" w:eastAsia="Times New Roman" w:hAnsi="Times New Roman" w:cs="Times New Roman"/>
                <w:sz w:val="24"/>
                <w:szCs w:val="24"/>
              </w:rPr>
              <m:t>n</m:t>
            </m:r>
          </m:sup>
          <m:e/>
        </m:nary>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r>
              <w:rPr>
                <w:rFonts w:ascii="Times New Roman" w:eastAsia="Times New Roman" w:hAnsi="Times New Roman" w:cs="Times New Roman"/>
                <w:sz w:val="24"/>
                <w:szCs w:val="24"/>
              </w:rPr>
              <m:t>ji</m:t>
            </m:r>
          </m:sub>
        </m:sSub>
      </m:oMath>
      <w:r w:rsidR="00C54839" w:rsidRPr="00D03DBA">
        <w:rPr>
          <w:rFonts w:ascii="Times New Roman" w:eastAsia="Times New Roman" w:hAnsi="Times New Roman" w:cs="Times New Roman"/>
          <w:sz w:val="24"/>
          <w:szCs w:val="24"/>
          <w:lang w:val="en-GB"/>
        </w:rPr>
        <w:t xml:space="preserve"> ,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GB"/>
          </w:rPr>
          <m:t>)=</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m:t>
            </m:r>
            <m:r>
              <w:rPr>
                <w:rFonts w:ascii="Times New Roman" w:eastAsia="Times New Roman" w:hAnsi="Times New Roman" w:cs="Times New Roman"/>
                <w:sz w:val="24"/>
                <w:szCs w:val="24"/>
                <w:lang w:val="en-GB"/>
              </w:rPr>
              <m:t>=1</m:t>
            </m:r>
          </m:sub>
          <m:sup>
            <m:r>
              <w:rPr>
                <w:rFonts w:ascii="Times New Roman" w:eastAsia="Times New Roman" w:hAnsi="Times New Roman" w:cs="Times New Roman"/>
                <w:sz w:val="24"/>
                <w:szCs w:val="24"/>
              </w:rPr>
              <m:t>n</m:t>
            </m:r>
          </m:sup>
          <m:e/>
        </m:nary>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r>
              <w:rPr>
                <w:rFonts w:ascii="Times New Roman" w:eastAsia="Times New Roman" w:hAnsi="Times New Roman" w:cs="Times New Roman"/>
                <w:sz w:val="24"/>
                <w:szCs w:val="24"/>
              </w:rPr>
              <m:t>ij</m:t>
            </m:r>
          </m:sub>
        </m:sSub>
        <w:commentRangeEnd w:id="42"/>
        <m:r>
          <m:rPr>
            <m:sty m:val="p"/>
          </m:rPr>
          <w:rPr>
            <w:rStyle w:val="Refdecomentario"/>
          </w:rPr>
          <w:commentReference w:id="42"/>
        </m:r>
      </m:oMath>
    </w:p>
    <w:p w14:paraId="54FF3DA0"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sz w:val="24"/>
          <w:szCs w:val="24"/>
          <w:lang w:val="en-GB"/>
        </w:rPr>
      </w:pPr>
    </w:p>
    <w:p w14:paraId="54FF3DA1" w14:textId="36750A41" w:rsidR="00960FEF" w:rsidRPr="00D03DBA" w:rsidRDefault="00C54839">
      <w:pPr>
        <w:pBdr>
          <w:top w:val="nil"/>
          <w:left w:val="nil"/>
          <w:bottom w:val="nil"/>
          <w:right w:val="nil"/>
          <w:between w:val="nil"/>
        </w:pBdr>
        <w:ind w:firstLine="720"/>
        <w:jc w:val="both"/>
        <w:rPr>
          <w:rFonts w:ascii="Times New Roman" w:eastAsia="Times New Roman" w:hAnsi="Times New Roman" w:cs="Times New Roman"/>
          <w:sz w:val="24"/>
          <w:szCs w:val="24"/>
          <w:lang w:val="en-GB"/>
        </w:rPr>
      </w:pPr>
      <w:commentRangeStart w:id="43"/>
      <w:del w:id="44" w:author="Ruben Heleno" w:date="2024-07-23T10:57:00Z">
        <w:r w:rsidRPr="00D03DBA" w:rsidDel="005A18BC">
          <w:rPr>
            <w:rFonts w:ascii="Times New Roman" w:eastAsia="Times New Roman" w:hAnsi="Times New Roman" w:cs="Times New Roman"/>
            <w:sz w:val="24"/>
            <w:szCs w:val="24"/>
            <w:lang w:val="en-GB"/>
          </w:rPr>
          <w:delText xml:space="preserve">For instance, in a mutualistic network where species exchange resources (e.g., pollination network), the weighted </w:delTex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sidDel="005A18BC">
          <w:rPr>
            <w:rFonts w:ascii="Times New Roman" w:eastAsia="Times New Roman" w:hAnsi="Times New Roman" w:cs="Times New Roman"/>
            <w:sz w:val="24"/>
            <w:szCs w:val="24"/>
            <w:lang w:val="en-GB"/>
          </w:rPr>
          <w:delText xml:space="preserve"> of a plant species represents the total amount of resources (e.g., pollen) it receives from its pollinator species (incoming edges), and the </w:delTex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D03DBA" w:rsidDel="005A18BC">
          <w:rPr>
            <w:rFonts w:ascii="Times New Roman" w:eastAsia="Times New Roman" w:hAnsi="Times New Roman" w:cs="Times New Roman"/>
            <w:sz w:val="24"/>
            <w:szCs w:val="24"/>
            <w:lang w:val="en-GB"/>
          </w:rPr>
          <w:delText xml:space="preserve"> would be the total amount of resources (e.g., pollen) it provides to its plant partners (outgoing edges). In a network of current connectivity, where </w:delText>
        </w:r>
        <m:oMath>
          <m:r>
            <w:rPr>
              <w:rFonts w:ascii="Times New Roman" w:eastAsia="Times New Roman" w:hAnsi="Times New Roman" w:cs="Times New Roman"/>
              <w:sz w:val="24"/>
              <w:szCs w:val="24"/>
            </w:rPr>
            <m:t>connectivity</m:t>
          </m:r>
          <m:r>
            <w:rPr>
              <w:rFonts w:ascii="Times New Roman" w:eastAsia="Times New Roman" w:hAnsi="Times New Roman" w:cs="Times New Roman"/>
              <w:sz w:val="24"/>
              <w:szCs w:val="24"/>
              <w:lang w:val="en-GB"/>
            </w:rPr>
            <m:t xml:space="preserve">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distance</m:t>
              </m:r>
            </m:e>
            <m:sup>
              <m:r>
                <w:rPr>
                  <w:rFonts w:ascii="Times New Roman" w:eastAsia="Times New Roman" w:hAnsi="Times New Roman" w:cs="Times New Roman"/>
                  <w:sz w:val="24"/>
                  <w:szCs w:val="24"/>
                  <w:lang w:val="en-GB"/>
                </w:rPr>
                <m:t>-1</m:t>
              </m:r>
            </m:sup>
          </m:sSup>
        </m:oMath>
        <w:r w:rsidRPr="00D03DBA" w:rsidDel="005A18BC">
          <w:rPr>
            <w:rFonts w:ascii="Times New Roman" w:eastAsia="Times New Roman" w:hAnsi="Times New Roman" w:cs="Times New Roman"/>
            <w:sz w:val="24"/>
            <w:szCs w:val="24"/>
            <w:lang w:val="en-GB"/>
          </w:rPr>
          <w:delText xml:space="preserve">, </w:delTex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sidDel="005A18BC">
          <w:rPr>
            <w:rFonts w:ascii="Times New Roman" w:eastAsia="Times New Roman" w:hAnsi="Times New Roman" w:cs="Times New Roman"/>
            <w:sz w:val="24"/>
            <w:szCs w:val="24"/>
            <w:lang w:val="en-GB"/>
          </w:rPr>
          <w:delText xml:space="preserve"> of an island accounts for the sum of incoming currents with their associated strengths and </w:delTex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D03DBA" w:rsidDel="005A18BC">
          <w:rPr>
            <w:rFonts w:ascii="Times New Roman" w:eastAsia="Times New Roman" w:hAnsi="Times New Roman" w:cs="Times New Roman"/>
            <w:sz w:val="24"/>
            <w:szCs w:val="24"/>
            <w:lang w:val="en-GB"/>
          </w:rPr>
          <w:delText xml:space="preserve"> represents the sum of outgoing currents from the island. </w:delText>
        </w:r>
      </w:del>
      <w:commentRangeEnd w:id="43"/>
      <w:r w:rsidR="00F03F0A">
        <w:rPr>
          <w:rStyle w:val="Refdecomentario"/>
        </w:rPr>
        <w:commentReference w:id="43"/>
      </w:r>
      <w:r w:rsidRPr="00D03DBA">
        <w:rPr>
          <w:rFonts w:ascii="Times New Roman" w:eastAsia="Times New Roman" w:hAnsi="Times New Roman" w:cs="Times New Roman"/>
          <w:sz w:val="24"/>
          <w:szCs w:val="24"/>
          <w:lang w:val="en-GB"/>
        </w:rPr>
        <w:t xml:space="preserve">We interpret islands with higher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as “sinks” for oceanic currents in the archipelago, and those with higher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as “sources”.</w:t>
      </w:r>
    </w:p>
    <w:p w14:paraId="54FF3DA2"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sz w:val="24"/>
          <w:szCs w:val="24"/>
          <w:lang w:val="en-GB"/>
        </w:rPr>
      </w:pPr>
    </w:p>
    <w:p w14:paraId="54FF3DA3"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i/>
          <w:sz w:val="24"/>
          <w:szCs w:val="24"/>
          <w:lang w:val="en-GB"/>
        </w:rPr>
      </w:pPr>
    </w:p>
    <w:p w14:paraId="54FF3DA4" w14:textId="3EB9A2CD" w:rsidR="00960FEF" w:rsidRPr="00D03DBA" w:rsidDel="00620080" w:rsidRDefault="00C54839">
      <w:pPr>
        <w:rPr>
          <w:del w:id="45" w:author="Ruben Heleno" w:date="2024-07-23T10:58:00Z"/>
          <w:rFonts w:ascii="Times New Roman" w:eastAsia="Times New Roman" w:hAnsi="Times New Roman" w:cs="Times New Roman"/>
          <w:i/>
          <w:sz w:val="24"/>
          <w:szCs w:val="24"/>
          <w:lang w:val="en-GB"/>
        </w:rPr>
      </w:pPr>
      <w:r w:rsidRPr="00D03DBA">
        <w:rPr>
          <w:rFonts w:ascii="Times New Roman" w:eastAsia="Times New Roman" w:hAnsi="Times New Roman" w:cs="Times New Roman"/>
          <w:i/>
          <w:sz w:val="24"/>
          <w:szCs w:val="24"/>
          <w:lang w:val="en-GB"/>
        </w:rPr>
        <w:t xml:space="preserve">Island Closeness - </w:t>
      </w:r>
      <w:del w:id="46" w:author="Ruben Heleno" w:date="2024-07-23T10:58:00Z">
        <w:r w:rsidRPr="00D03DBA" w:rsidDel="00620080">
          <w:rPr>
            <w:rFonts w:ascii="Times New Roman" w:eastAsia="Times New Roman" w:hAnsi="Times New Roman" w:cs="Times New Roman"/>
            <w:i/>
            <w:sz w:val="24"/>
            <w:szCs w:val="24"/>
            <w:lang w:val="en-GB"/>
          </w:rPr>
          <w:delText>proximity based on oceanic currents</w:delText>
        </w:r>
      </w:del>
    </w:p>
    <w:p w14:paraId="54FF3DA5" w14:textId="77777777" w:rsidR="00960FEF" w:rsidRPr="00D03DBA" w:rsidRDefault="00960FEF">
      <w:pPr>
        <w:rPr>
          <w:rFonts w:ascii="Times New Roman" w:eastAsia="Times New Roman" w:hAnsi="Times New Roman" w:cs="Times New Roman"/>
          <w:i/>
          <w:sz w:val="24"/>
          <w:szCs w:val="24"/>
          <w:lang w:val="en-GB"/>
        </w:rPr>
      </w:pPr>
    </w:p>
    <w:p w14:paraId="54FF3DA6" w14:textId="77777777" w:rsidR="00960FEF" w:rsidRPr="00D03DBA" w:rsidRDefault="00C54839">
      <w:pPr>
        <w:pBdr>
          <w:top w:val="nil"/>
          <w:left w:val="nil"/>
          <w:bottom w:val="nil"/>
          <w:right w:val="nil"/>
          <w:between w:val="nil"/>
        </w:pBd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color w:val="1F1F1F"/>
          <w:sz w:val="24"/>
          <w:szCs w:val="24"/>
          <w:lang w:val="en-GB"/>
        </w:rPr>
        <w:t xml:space="preserve">A path is a series of steps that go from one node to another. </w:t>
      </w:r>
      <w:r w:rsidRPr="00D03DBA">
        <w:rPr>
          <w:rFonts w:ascii="Times New Roman" w:eastAsia="Times New Roman" w:hAnsi="Times New Roman" w:cs="Times New Roman"/>
          <w:sz w:val="24"/>
          <w:szCs w:val="24"/>
          <w:lang w:val="en-GB"/>
        </w:rPr>
        <w:t>Closeness centrality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of a node is the inverse of the sum of distances to all the other vertices in a graph. For a node </w:t>
      </w:r>
      <m:oMath>
        <m:r>
          <w:rPr>
            <w:rFonts w:ascii="Times New Roman" w:eastAsia="Times New Roman" w:hAnsi="Times New Roman" w:cs="Times New Roman"/>
            <w:sz w:val="24"/>
            <w:szCs w:val="24"/>
          </w:rPr>
          <m:t>i</m:t>
        </m:r>
      </m:oMath>
      <w:r w:rsidRPr="00D03DBA">
        <w:rPr>
          <w:rFonts w:ascii="Times New Roman" w:eastAsia="Times New Roman" w:hAnsi="Times New Roman" w:cs="Times New Roman"/>
          <w:sz w:val="24"/>
          <w:szCs w:val="24"/>
          <w:lang w:val="en-GB"/>
        </w:rPr>
        <w:t xml:space="preserve"> in a network with </w:t>
      </w:r>
      <m:oMath>
        <m:r>
          <w:rPr>
            <w:rFonts w:ascii="Times New Roman" w:eastAsia="Times New Roman" w:hAnsi="Times New Roman" w:cs="Times New Roman"/>
            <w:sz w:val="24"/>
            <w:szCs w:val="24"/>
          </w:rPr>
          <m:t>n</m:t>
        </m:r>
      </m:oMath>
      <w:r w:rsidRPr="00D03DBA">
        <w:rPr>
          <w:rFonts w:ascii="Times New Roman" w:eastAsia="Times New Roman" w:hAnsi="Times New Roman" w:cs="Times New Roman"/>
          <w:sz w:val="24"/>
          <w:szCs w:val="24"/>
          <w:lang w:val="en-GB"/>
        </w:rPr>
        <w:t xml:space="preserve"> nodes:</w:t>
      </w:r>
    </w:p>
    <w:p w14:paraId="54FF3DA7"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sz w:val="24"/>
          <w:szCs w:val="24"/>
          <w:lang w:val="en-GB"/>
        </w:rPr>
      </w:pPr>
      <w:commentRangeStart w:id="47"/>
    </w:p>
    <w:p w14:paraId="54FF3DA8" w14:textId="77777777" w:rsidR="00960FEF" w:rsidRPr="00D03DBA" w:rsidRDefault="00FE0235">
      <w:pPr>
        <w:pBdr>
          <w:top w:val="nil"/>
          <w:left w:val="nil"/>
          <w:bottom w:val="nil"/>
          <w:right w:val="nil"/>
          <w:between w:val="nil"/>
        </w:pBdr>
        <w:ind w:firstLine="720"/>
        <w:jc w:val="both"/>
        <w:rPr>
          <w:rFonts w:ascii="Times New Roman" w:eastAsia="Times New Roman" w:hAnsi="Times New Roman" w:cs="Times New Roman"/>
          <w:sz w:val="24"/>
          <w:szCs w:val="24"/>
          <w:lang w:val="en-GB"/>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GB"/>
          </w:rPr>
          <m:t>) =</m:t>
        </m:r>
        <m:sSup>
          <m:sSupPr>
            <m:ctrlPr>
              <w:rPr>
                <w:rFonts w:ascii="Times New Roman" w:eastAsia="Times New Roman" w:hAnsi="Times New Roman" w:cs="Times New Roman"/>
                <w:sz w:val="24"/>
                <w:szCs w:val="24"/>
              </w:rPr>
            </m:ctrlPr>
          </m:sSupPr>
          <m:e>
            <m:d>
              <m:dPr>
                <m:begChr m:val="["/>
                <m:endChr m:val="]"/>
                <m:ctrlPr>
                  <w:rPr>
                    <w:rFonts w:ascii="Times New Roman" w:eastAsia="Times New Roman" w:hAnsi="Times New Roman" w:cs="Times New Roman"/>
                    <w:sz w:val="24"/>
                    <w:szCs w:val="24"/>
                  </w:rPr>
                </m:ctrlPr>
              </m:dPr>
              <m:e>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m:t>
                    </m:r>
                  </m:sub>
                  <m:sup>
                    <m:r>
                      <w:rPr>
                        <w:rFonts w:ascii="Times New Roman" w:eastAsia="Times New Roman" w:hAnsi="Times New Roman" w:cs="Times New Roman"/>
                        <w:sz w:val="24"/>
                        <w:szCs w:val="24"/>
                      </w:rPr>
                      <m:t>n</m:t>
                    </m:r>
                  </m:sup>
                  <m:e/>
                </m:nary>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j</m:t>
                </m:r>
                <m:r>
                  <w:rPr>
                    <w:rFonts w:ascii="Times New Roman" w:eastAsia="Times New Roman" w:hAnsi="Times New Roman" w:cs="Times New Roman"/>
                    <w:sz w:val="24"/>
                    <w:szCs w:val="24"/>
                    <w:lang w:val="en-GB"/>
                  </w:rPr>
                  <m:t>)</m:t>
                </m:r>
              </m:e>
            </m:d>
          </m:e>
          <m:sup>
            <m:r>
              <w:rPr>
                <w:rFonts w:ascii="Times New Roman" w:eastAsia="Times New Roman" w:hAnsi="Times New Roman" w:cs="Times New Roman"/>
                <w:sz w:val="24"/>
                <w:szCs w:val="24"/>
                <w:lang w:val="en-GB"/>
              </w:rPr>
              <m:t>-1</m:t>
            </m:r>
          </m:sup>
        </m:sSup>
        <m:r>
          <w:rPr>
            <w:rFonts w:ascii="Times New Roman" w:eastAsia="Times New Roman" w:hAnsi="Times New Roman" w:cs="Times New Roman"/>
            <w:sz w:val="24"/>
            <w:szCs w:val="24"/>
            <w:lang w:val="en-GB"/>
          </w:rPr>
          <m:t xml:space="preserve"> </m:t>
        </m:r>
      </m:oMath>
      <w:r w:rsidR="00C54839" w:rsidRPr="00D03DBA">
        <w:rPr>
          <w:rFonts w:ascii="Times New Roman" w:eastAsia="Times New Roman" w:hAnsi="Times New Roman" w:cs="Times New Roman"/>
          <w:sz w:val="24"/>
          <w:szCs w:val="24"/>
          <w:lang w:val="en-GB"/>
        </w:rPr>
        <w:t>,</w:t>
      </w:r>
    </w:p>
    <w:p w14:paraId="54FF3DA9"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sz w:val="24"/>
          <w:szCs w:val="24"/>
          <w:lang w:val="en-GB"/>
        </w:rPr>
      </w:pPr>
    </w:p>
    <w:p w14:paraId="54FF3DAA" w14:textId="77777777" w:rsidR="00960FEF" w:rsidRPr="00D03DBA" w:rsidRDefault="00C54839">
      <w:pPr>
        <w:pBdr>
          <w:top w:val="nil"/>
          <w:left w:val="nil"/>
          <w:bottom w:val="nil"/>
          <w:right w:val="nil"/>
          <w:between w:val="nil"/>
        </w:pBd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where </w:t>
      </w:r>
      <m:oMath>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j</m:t>
        </m:r>
        <m:r>
          <w:rPr>
            <w:rFonts w:ascii="Times New Roman" w:eastAsia="Times New Roman" w:hAnsi="Times New Roman" w:cs="Times New Roman"/>
            <w:sz w:val="24"/>
            <w:szCs w:val="24"/>
            <w:lang w:val="en-GB"/>
          </w:rPr>
          <m:t>)</m:t>
        </m:r>
      </m:oMath>
      <w:r w:rsidRPr="00D03DBA">
        <w:rPr>
          <w:rFonts w:ascii="Times New Roman" w:eastAsia="Times New Roman" w:hAnsi="Times New Roman" w:cs="Times New Roman"/>
          <w:sz w:val="24"/>
          <w:szCs w:val="24"/>
          <w:lang w:val="en-GB"/>
        </w:rPr>
        <w:t xml:space="preserve"> is the shortest path distance between nodes </w:t>
      </w:r>
      <m:oMath>
        <m:r>
          <w:rPr>
            <w:rFonts w:ascii="Times New Roman" w:eastAsia="Times New Roman" w:hAnsi="Times New Roman" w:cs="Times New Roman"/>
            <w:sz w:val="24"/>
            <w:szCs w:val="24"/>
          </w:rPr>
          <m:t>i</m:t>
        </m:r>
      </m:oMath>
      <w:r w:rsidRPr="00D03DBA">
        <w:rPr>
          <w:rFonts w:ascii="Times New Roman" w:eastAsia="Times New Roman" w:hAnsi="Times New Roman" w:cs="Times New Roman"/>
          <w:sz w:val="24"/>
          <w:szCs w:val="24"/>
          <w:lang w:val="en-GB"/>
        </w:rPr>
        <w:t xml:space="preserve"> and </w:t>
      </w:r>
      <m:oMath>
        <m:r>
          <w:rPr>
            <w:rFonts w:ascii="Times New Roman" w:eastAsia="Times New Roman" w:hAnsi="Times New Roman" w:cs="Times New Roman"/>
            <w:sz w:val="24"/>
            <w:szCs w:val="24"/>
          </w:rPr>
          <m:t>j</m:t>
        </m:r>
      </m:oMath>
      <w:r w:rsidRPr="00D03DBA">
        <w:rPr>
          <w:rFonts w:ascii="Times New Roman" w:eastAsia="Times New Roman" w:hAnsi="Times New Roman" w:cs="Times New Roman"/>
          <w:sz w:val="24"/>
          <w:szCs w:val="24"/>
          <w:lang w:val="en-GB"/>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quantifies how central and accessible an island is within the current connectivity network of an archipelago. Islands with higher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values are positioned closer to all other nodes in terms of oceanic current flow costs, enhancing their potential influence in facilitating efficient information dissemination or resource transfer.</w:t>
      </w:r>
      <w:commentRangeEnd w:id="47"/>
      <w:r w:rsidR="00E6695E">
        <w:rPr>
          <w:rStyle w:val="Refdecomentario"/>
        </w:rPr>
        <w:commentReference w:id="47"/>
      </w:r>
    </w:p>
    <w:p w14:paraId="54FF3DAB" w14:textId="77777777" w:rsidR="00960FEF" w:rsidRPr="00D03DBA" w:rsidRDefault="00960FEF">
      <w:pPr>
        <w:rPr>
          <w:rFonts w:ascii="Times New Roman" w:eastAsia="Times New Roman" w:hAnsi="Times New Roman" w:cs="Times New Roman"/>
          <w:sz w:val="24"/>
          <w:szCs w:val="24"/>
          <w:lang w:val="en-GB"/>
        </w:rPr>
      </w:pPr>
    </w:p>
    <w:p w14:paraId="54FF3DAC" w14:textId="77777777" w:rsidR="00960FEF" w:rsidRPr="00D03DBA" w:rsidRDefault="00960FEF">
      <w:pPr>
        <w:rPr>
          <w:rFonts w:ascii="Times New Roman" w:eastAsia="Times New Roman" w:hAnsi="Times New Roman" w:cs="Times New Roman"/>
          <w:sz w:val="24"/>
          <w:szCs w:val="24"/>
          <w:lang w:val="en-GB"/>
        </w:rPr>
      </w:pPr>
    </w:p>
    <w:p w14:paraId="54FF3DAD" w14:textId="7C405CC8" w:rsidR="00960FEF" w:rsidRPr="00D03DBA" w:rsidDel="00620080" w:rsidRDefault="00C54839">
      <w:pPr>
        <w:rPr>
          <w:del w:id="48" w:author="Ruben Heleno" w:date="2024-07-23T10:59:00Z"/>
          <w:rFonts w:ascii="Times New Roman" w:eastAsia="Times New Roman" w:hAnsi="Times New Roman" w:cs="Times New Roman"/>
          <w:sz w:val="24"/>
          <w:szCs w:val="24"/>
          <w:highlight w:val="white"/>
          <w:lang w:val="en-GB"/>
        </w:rPr>
      </w:pPr>
      <w:del w:id="49" w:author="Ruben Heleno" w:date="2024-07-23T11:08:00Z">
        <w:r w:rsidRPr="00D03DBA" w:rsidDel="00C8734B">
          <w:rPr>
            <w:rFonts w:ascii="Times New Roman" w:eastAsia="Times New Roman" w:hAnsi="Times New Roman" w:cs="Times New Roman"/>
            <w:i/>
            <w:sz w:val="24"/>
            <w:szCs w:val="24"/>
            <w:lang w:val="en-GB"/>
          </w:rPr>
          <w:delText xml:space="preserve">Island betweenness - </w:delText>
        </w:r>
      </w:del>
      <w:del w:id="50" w:author="Ruben Heleno" w:date="2024-07-23T10:59:00Z">
        <w:r w:rsidRPr="00D03DBA" w:rsidDel="00620080">
          <w:rPr>
            <w:rFonts w:ascii="Times New Roman" w:eastAsia="Times New Roman" w:hAnsi="Times New Roman" w:cs="Times New Roman"/>
            <w:i/>
            <w:sz w:val="24"/>
            <w:szCs w:val="24"/>
            <w:lang w:val="en-GB"/>
          </w:rPr>
          <w:delText>hubs of oceanic currents</w:delText>
        </w:r>
      </w:del>
    </w:p>
    <w:p w14:paraId="54FF3DAE" w14:textId="59827366" w:rsidR="00960FEF" w:rsidRPr="00D03DBA" w:rsidDel="00620080" w:rsidRDefault="00960FEF">
      <w:pPr>
        <w:rPr>
          <w:del w:id="51" w:author="Ruben Heleno" w:date="2024-07-23T10:59:00Z"/>
          <w:rFonts w:ascii="Times New Roman" w:eastAsia="Times New Roman" w:hAnsi="Times New Roman" w:cs="Times New Roman"/>
          <w:sz w:val="24"/>
          <w:szCs w:val="24"/>
          <w:highlight w:val="white"/>
          <w:lang w:val="en-GB"/>
        </w:rPr>
      </w:pPr>
    </w:p>
    <w:p w14:paraId="54FF3DAF" w14:textId="0442E5AE" w:rsidR="00960FEF" w:rsidRPr="00D03DBA" w:rsidDel="00C8734B" w:rsidRDefault="00C54839" w:rsidP="00C8734B">
      <w:pPr>
        <w:pBdr>
          <w:top w:val="nil"/>
          <w:left w:val="nil"/>
          <w:bottom w:val="nil"/>
          <w:right w:val="nil"/>
          <w:between w:val="nil"/>
        </w:pBdr>
        <w:ind w:firstLine="720"/>
        <w:jc w:val="both"/>
        <w:rPr>
          <w:del w:id="52" w:author="Ruben Heleno" w:date="2024-07-23T11:08:00Z"/>
          <w:rFonts w:ascii="Times New Roman" w:eastAsia="Times New Roman" w:hAnsi="Times New Roman" w:cs="Times New Roman"/>
          <w:sz w:val="24"/>
          <w:szCs w:val="24"/>
          <w:lang w:val="en-GB"/>
        </w:rPr>
      </w:pPr>
      <w:del w:id="53" w:author="Ruben Heleno" w:date="2024-07-23T11:08:00Z">
        <w:r w:rsidRPr="00D03DBA" w:rsidDel="00C8734B">
          <w:rPr>
            <w:rFonts w:ascii="Times New Roman" w:eastAsia="Times New Roman" w:hAnsi="Times New Roman" w:cs="Times New Roman"/>
            <w:sz w:val="24"/>
            <w:szCs w:val="24"/>
            <w:lang w:val="en-GB"/>
          </w:rPr>
          <w:lastRenderedPageBreak/>
          <w:delText xml:space="preserve">For every pair of vertices in a connected graph, there exists at least one shortest path between the vertices such that the sum of the weights of the edges is minimized. </w:delText>
        </w:r>
      </w:del>
      <w:proofErr w:type="spellStart"/>
      <w:r w:rsidRPr="00D03DBA">
        <w:rPr>
          <w:rFonts w:ascii="Times New Roman" w:eastAsia="Times New Roman" w:hAnsi="Times New Roman" w:cs="Times New Roman"/>
          <w:sz w:val="24"/>
          <w:szCs w:val="24"/>
          <w:lang w:val="en-GB"/>
        </w:rPr>
        <w:t>Betweenness</w:t>
      </w:r>
      <w:proofErr w:type="spellEnd"/>
      <w:r w:rsidRPr="00D03DBA">
        <w:rPr>
          <w:rFonts w:ascii="Times New Roman" w:eastAsia="Times New Roman" w:hAnsi="Times New Roman" w:cs="Times New Roman"/>
          <w:sz w:val="24"/>
          <w:szCs w:val="24"/>
          <w:lang w:val="en-GB"/>
        </w:rPr>
        <w:t xml:space="preserve"> centrality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B</m:t>
            </m:r>
          </m:sub>
        </m:sSub>
      </m:oMath>
      <w:r w:rsidRPr="00D03DBA">
        <w:rPr>
          <w:rFonts w:ascii="Times New Roman" w:eastAsia="Times New Roman" w:hAnsi="Times New Roman" w:cs="Times New Roman"/>
          <w:sz w:val="24"/>
          <w:szCs w:val="24"/>
          <w:lang w:val="en-GB"/>
        </w:rPr>
        <w:t xml:space="preserve">) is defined as the number of shortest paths that pass through the node divided by the total number of shortest paths between all pairs of nodes. </w:t>
      </w:r>
      <w:del w:id="54" w:author="Ruben Heleno" w:date="2024-07-23T11:08:00Z">
        <w:r w:rsidRPr="00D03DBA" w:rsidDel="00C8734B">
          <w:rPr>
            <w:rFonts w:ascii="Times New Roman" w:eastAsia="Times New Roman" w:hAnsi="Times New Roman" w:cs="Times New Roman"/>
            <w:sz w:val="24"/>
            <w:szCs w:val="24"/>
            <w:lang w:val="en-GB"/>
          </w:rPr>
          <w:delText xml:space="preserve">For a node </w:delText>
        </w:r>
        <m:oMath>
          <m:r>
            <w:rPr>
              <w:rFonts w:ascii="Cambria Math" w:eastAsia="Times New Roman" w:hAnsi="Cambria Math" w:cs="Times New Roman"/>
              <w:sz w:val="24"/>
              <w:szCs w:val="24"/>
            </w:rPr>
            <m:t>i</m:t>
          </m:r>
        </m:oMath>
        <w:r w:rsidRPr="00D03DBA" w:rsidDel="00C8734B">
          <w:rPr>
            <w:rFonts w:ascii="Times New Roman" w:eastAsia="Times New Roman" w:hAnsi="Times New Roman" w:cs="Times New Roman"/>
            <w:sz w:val="24"/>
            <w:szCs w:val="24"/>
            <w:lang w:val="en-GB"/>
          </w:rPr>
          <w:delText xml:space="preserve"> in a network with </w:delText>
        </w:r>
        <m:oMath>
          <m:r>
            <w:rPr>
              <w:rFonts w:ascii="Cambria Math" w:eastAsia="Times New Roman" w:hAnsi="Cambria Math" w:cs="Times New Roman"/>
              <w:sz w:val="24"/>
              <w:szCs w:val="24"/>
            </w:rPr>
            <m:t>n</m:t>
          </m:r>
        </m:oMath>
        <w:r w:rsidRPr="00D03DBA" w:rsidDel="00C8734B">
          <w:rPr>
            <w:rFonts w:ascii="Times New Roman" w:eastAsia="Times New Roman" w:hAnsi="Times New Roman" w:cs="Times New Roman"/>
            <w:sz w:val="24"/>
            <w:szCs w:val="24"/>
            <w:lang w:val="en-GB"/>
          </w:rPr>
          <w:delText xml:space="preserve"> nodes:</w:delText>
        </w:r>
      </w:del>
    </w:p>
    <w:p w14:paraId="54FF3DB0" w14:textId="1571ED0D" w:rsidR="00960FEF" w:rsidRPr="00D03DBA" w:rsidDel="00C8734B" w:rsidRDefault="00960FEF" w:rsidP="00C8734B">
      <w:pPr>
        <w:pBdr>
          <w:top w:val="nil"/>
          <w:left w:val="nil"/>
          <w:bottom w:val="nil"/>
          <w:right w:val="nil"/>
          <w:between w:val="nil"/>
        </w:pBdr>
        <w:ind w:firstLine="720"/>
        <w:jc w:val="both"/>
        <w:rPr>
          <w:del w:id="55" w:author="Ruben Heleno" w:date="2024-07-23T11:08:00Z"/>
          <w:rFonts w:ascii="Times New Roman" w:eastAsia="Times New Roman" w:hAnsi="Times New Roman" w:cs="Times New Roman"/>
          <w:sz w:val="24"/>
          <w:szCs w:val="24"/>
          <w:lang w:val="en-GB"/>
        </w:rPr>
      </w:pPr>
    </w:p>
    <w:p w14:paraId="54FF3DB1" w14:textId="0964856D" w:rsidR="00960FEF" w:rsidRPr="00D03DBA" w:rsidDel="00C8734B" w:rsidRDefault="00FE0235" w:rsidP="00C8734B">
      <w:pPr>
        <w:pBdr>
          <w:top w:val="nil"/>
          <w:left w:val="nil"/>
          <w:bottom w:val="nil"/>
          <w:right w:val="nil"/>
          <w:between w:val="nil"/>
        </w:pBdr>
        <w:ind w:firstLine="720"/>
        <w:jc w:val="both"/>
        <w:rPr>
          <w:del w:id="56" w:author="Ruben Heleno" w:date="2024-07-23T11:08:00Z"/>
          <w:rFonts w:ascii="Times New Roman" w:eastAsia="Times New Roman" w:hAnsi="Times New Roman" w:cs="Times New Roman"/>
          <w:sz w:val="24"/>
          <w:szCs w:val="24"/>
          <w:lang w:val="en-GB"/>
        </w:rPr>
      </w:pPr>
      <m:oMath>
        <m:sSub>
          <m:sSubPr>
            <m:ctrlPr>
              <w:del w:id="57" w:author="Ruben Heleno" w:date="2024-07-23T11:08:00Z">
                <w:rPr>
                  <w:rFonts w:ascii="Cambria Math" w:eastAsia="Times New Roman" w:hAnsi="Cambria Math" w:cs="Times New Roman"/>
                  <w:sz w:val="24"/>
                  <w:szCs w:val="24"/>
                </w:rPr>
              </w:del>
            </m:ctrlPr>
          </m:sSubPr>
          <m:e>
            <m:r>
              <w:del w:id="58" w:author="Ruben Heleno" w:date="2024-07-23T11:08:00Z">
                <w:rPr>
                  <w:rFonts w:ascii="Cambria Math" w:eastAsia="Times New Roman" w:hAnsi="Cambria Math" w:cs="Times New Roman"/>
                  <w:sz w:val="24"/>
                  <w:szCs w:val="24"/>
                </w:rPr>
                <m:t>C</m:t>
              </w:del>
            </m:r>
          </m:e>
          <m:sub>
            <m:r>
              <w:del w:id="59" w:author="Ruben Heleno" w:date="2024-07-23T11:08:00Z">
                <w:rPr>
                  <w:rFonts w:ascii="Cambria Math" w:eastAsia="Times New Roman" w:hAnsi="Cambria Math" w:cs="Times New Roman"/>
                  <w:sz w:val="24"/>
                  <w:szCs w:val="24"/>
                </w:rPr>
                <m:t>B</m:t>
              </w:del>
            </m:r>
          </m:sub>
        </m:sSub>
        <m:r>
          <w:del w:id="60" w:author="Ruben Heleno" w:date="2024-07-23T11:08:00Z">
            <w:rPr>
              <w:rFonts w:ascii="Cambria Math" w:eastAsia="Times New Roman" w:hAnsi="Cambria Math" w:cs="Times New Roman"/>
              <w:sz w:val="24"/>
              <w:szCs w:val="24"/>
              <w:lang w:val="en-GB"/>
            </w:rPr>
            <m:t>(</m:t>
          </w:del>
        </m:r>
        <m:r>
          <w:del w:id="61" w:author="Ruben Heleno" w:date="2024-07-23T11:08:00Z">
            <w:rPr>
              <w:rFonts w:ascii="Cambria Math" w:eastAsia="Times New Roman" w:hAnsi="Cambria Math" w:cs="Times New Roman"/>
              <w:sz w:val="24"/>
              <w:szCs w:val="24"/>
            </w:rPr>
            <m:t>i</m:t>
          </w:del>
        </m:r>
        <m:r>
          <w:del w:id="62" w:author="Ruben Heleno" w:date="2024-07-23T11:08:00Z">
            <w:rPr>
              <w:rFonts w:ascii="Cambria Math" w:eastAsia="Times New Roman" w:hAnsi="Cambria Math" w:cs="Times New Roman"/>
              <w:sz w:val="24"/>
              <w:szCs w:val="24"/>
              <w:lang w:val="en-GB"/>
            </w:rPr>
            <m:t>) =</m:t>
          </w:del>
        </m:r>
        <m:nary>
          <m:naryPr>
            <m:chr m:val="∑"/>
            <m:ctrlPr>
              <w:del w:id="63" w:author="Ruben Heleno" w:date="2024-07-23T11:08:00Z">
                <w:rPr>
                  <w:rFonts w:ascii="Cambria Math" w:eastAsia="Times New Roman" w:hAnsi="Cambria Math" w:cs="Times New Roman"/>
                  <w:sz w:val="24"/>
                  <w:szCs w:val="24"/>
                </w:rPr>
              </w:del>
            </m:ctrlPr>
          </m:naryPr>
          <m:sub>
            <m:r>
              <w:del w:id="64" w:author="Ruben Heleno" w:date="2024-07-23T11:08:00Z">
                <w:rPr>
                  <w:rFonts w:ascii="Cambria Math" w:eastAsia="Times New Roman" w:hAnsi="Cambria Math" w:cs="Times New Roman"/>
                  <w:sz w:val="24"/>
                  <w:szCs w:val="24"/>
                </w:rPr>
                <m:t>s</m:t>
              </w:del>
            </m:r>
            <m:r>
              <w:del w:id="65" w:author="Ruben Heleno" w:date="2024-07-23T11:08:00Z">
                <w:rPr>
                  <w:rFonts w:ascii="Cambria Math" w:eastAsia="Times New Roman" w:hAnsi="Cambria Math" w:cs="Times New Roman"/>
                  <w:sz w:val="24"/>
                  <w:szCs w:val="24"/>
                  <w:lang w:val="en-GB"/>
                </w:rPr>
                <m:t>≠</m:t>
              </w:del>
            </m:r>
            <m:r>
              <w:del w:id="66" w:author="Ruben Heleno" w:date="2024-07-23T11:08:00Z">
                <w:rPr>
                  <w:rFonts w:ascii="Cambria Math" w:eastAsia="Times New Roman" w:hAnsi="Cambria Math" w:cs="Times New Roman"/>
                  <w:sz w:val="24"/>
                  <w:szCs w:val="24"/>
                </w:rPr>
                <m:t>i</m:t>
              </w:del>
            </m:r>
            <m:r>
              <w:del w:id="67" w:author="Ruben Heleno" w:date="2024-07-23T11:08:00Z">
                <w:rPr>
                  <w:rFonts w:ascii="Cambria Math" w:eastAsia="Times New Roman" w:hAnsi="Cambria Math" w:cs="Times New Roman"/>
                  <w:sz w:val="24"/>
                  <w:szCs w:val="24"/>
                  <w:lang w:val="en-GB"/>
                </w:rPr>
                <m:t>≠</m:t>
              </w:del>
            </m:r>
            <m:r>
              <w:del w:id="68" w:author="Ruben Heleno" w:date="2024-07-23T11:08:00Z">
                <w:rPr>
                  <w:rFonts w:ascii="Cambria Math" w:eastAsia="Times New Roman" w:hAnsi="Cambria Math" w:cs="Times New Roman"/>
                  <w:sz w:val="24"/>
                  <w:szCs w:val="24"/>
                </w:rPr>
                <m:t>t</m:t>
              </w:del>
            </m:r>
          </m:sub>
          <m:sup/>
          <m:e/>
        </m:nary>
        <m:f>
          <m:fPr>
            <m:ctrlPr>
              <w:del w:id="69" w:author="Ruben Heleno" w:date="2024-07-23T11:08:00Z">
                <w:rPr>
                  <w:rFonts w:ascii="Cambria Math" w:eastAsia="Times New Roman" w:hAnsi="Cambria Math" w:cs="Times New Roman"/>
                  <w:sz w:val="24"/>
                  <w:szCs w:val="24"/>
                </w:rPr>
              </w:del>
            </m:ctrlPr>
          </m:fPr>
          <m:num>
            <m:sSub>
              <m:sSubPr>
                <m:ctrlPr>
                  <w:del w:id="70" w:author="Ruben Heleno" w:date="2024-07-23T11:08:00Z">
                    <w:rPr>
                      <w:rFonts w:ascii="Cambria Math" w:eastAsia="Times New Roman" w:hAnsi="Cambria Math" w:cs="Times New Roman"/>
                      <w:sz w:val="24"/>
                      <w:szCs w:val="24"/>
                    </w:rPr>
                  </w:del>
                </m:ctrlPr>
              </m:sSubPr>
              <m:e>
                <m:r>
                  <w:del w:id="71" w:author="Ruben Heleno" w:date="2024-07-23T11:08:00Z">
                    <w:rPr>
                      <w:rFonts w:ascii="Cambria Math" w:eastAsia="Times New Roman" w:hAnsi="Cambria Math" w:cs="Times New Roman"/>
                      <w:sz w:val="24"/>
                      <w:szCs w:val="24"/>
                    </w:rPr>
                    <m:t>σ</m:t>
                  </w:del>
                </m:r>
              </m:e>
              <m:sub>
                <m:r>
                  <w:del w:id="72" w:author="Ruben Heleno" w:date="2024-07-23T11:08:00Z">
                    <w:rPr>
                      <w:rFonts w:ascii="Cambria Math" w:eastAsia="Times New Roman" w:hAnsi="Cambria Math" w:cs="Times New Roman"/>
                      <w:sz w:val="24"/>
                      <w:szCs w:val="24"/>
                    </w:rPr>
                    <m:t>st</m:t>
                  </w:del>
                </m:r>
              </m:sub>
            </m:sSub>
            <m:r>
              <w:del w:id="73" w:author="Ruben Heleno" w:date="2024-07-23T11:08:00Z">
                <w:rPr>
                  <w:rFonts w:ascii="Cambria Math" w:eastAsia="Times New Roman" w:hAnsi="Cambria Math" w:cs="Times New Roman"/>
                  <w:sz w:val="24"/>
                  <w:szCs w:val="24"/>
                  <w:lang w:val="en-GB"/>
                </w:rPr>
                <m:t>(</m:t>
              </w:del>
            </m:r>
            <m:r>
              <w:del w:id="74" w:author="Ruben Heleno" w:date="2024-07-23T11:08:00Z">
                <w:rPr>
                  <w:rFonts w:ascii="Cambria Math" w:eastAsia="Times New Roman" w:hAnsi="Cambria Math" w:cs="Times New Roman"/>
                  <w:sz w:val="24"/>
                  <w:szCs w:val="24"/>
                </w:rPr>
                <m:t>i</m:t>
              </w:del>
            </m:r>
            <m:r>
              <w:del w:id="75" w:author="Ruben Heleno" w:date="2024-07-23T11:08:00Z">
                <w:rPr>
                  <w:rFonts w:ascii="Cambria Math" w:eastAsia="Times New Roman" w:hAnsi="Cambria Math" w:cs="Times New Roman"/>
                  <w:sz w:val="24"/>
                  <w:szCs w:val="24"/>
                  <w:lang w:val="en-GB"/>
                </w:rPr>
                <m:t>)</m:t>
              </w:del>
            </m:r>
          </m:num>
          <m:den>
            <m:sSub>
              <m:sSubPr>
                <m:ctrlPr>
                  <w:del w:id="76" w:author="Ruben Heleno" w:date="2024-07-23T11:08:00Z">
                    <w:rPr>
                      <w:rFonts w:ascii="Cambria Math" w:eastAsia="Times New Roman" w:hAnsi="Cambria Math" w:cs="Times New Roman"/>
                      <w:sz w:val="24"/>
                      <w:szCs w:val="24"/>
                    </w:rPr>
                  </w:del>
                </m:ctrlPr>
              </m:sSubPr>
              <m:e>
                <m:r>
                  <w:del w:id="77" w:author="Ruben Heleno" w:date="2024-07-23T11:08:00Z">
                    <w:rPr>
                      <w:rFonts w:ascii="Cambria Math" w:eastAsia="Times New Roman" w:hAnsi="Cambria Math" w:cs="Times New Roman"/>
                      <w:sz w:val="24"/>
                      <w:szCs w:val="24"/>
                    </w:rPr>
                    <m:t>σ</m:t>
                  </w:del>
                </m:r>
              </m:e>
              <m:sub>
                <m:r>
                  <w:del w:id="78" w:author="Ruben Heleno" w:date="2024-07-23T11:08:00Z">
                    <w:rPr>
                      <w:rFonts w:ascii="Cambria Math" w:eastAsia="Times New Roman" w:hAnsi="Cambria Math" w:cs="Times New Roman"/>
                      <w:sz w:val="24"/>
                      <w:szCs w:val="24"/>
                    </w:rPr>
                    <m:t>st</m:t>
                  </w:del>
                </m:r>
              </m:sub>
            </m:sSub>
          </m:den>
        </m:f>
        <m:r>
          <w:del w:id="79" w:author="Ruben Heleno" w:date="2024-07-23T11:08:00Z">
            <w:rPr>
              <w:rFonts w:ascii="Cambria Math" w:eastAsia="Times New Roman" w:hAnsi="Cambria Math" w:cs="Times New Roman"/>
              <w:sz w:val="24"/>
              <w:szCs w:val="24"/>
              <w:lang w:val="en-GB"/>
            </w:rPr>
            <m:t xml:space="preserve"> </m:t>
          </w:del>
        </m:r>
      </m:oMath>
      <w:del w:id="80" w:author="Ruben Heleno" w:date="2024-07-23T11:08:00Z">
        <w:r w:rsidR="00C54839" w:rsidRPr="00D03DBA" w:rsidDel="00C8734B">
          <w:rPr>
            <w:rFonts w:ascii="Times New Roman" w:eastAsia="Times New Roman" w:hAnsi="Times New Roman" w:cs="Times New Roman"/>
            <w:sz w:val="24"/>
            <w:szCs w:val="24"/>
            <w:lang w:val="en-GB"/>
          </w:rPr>
          <w:delText>,</w:delText>
        </w:r>
      </w:del>
    </w:p>
    <w:p w14:paraId="54FF3DB2" w14:textId="705F5EA4" w:rsidR="00960FEF" w:rsidRPr="00D03DBA" w:rsidDel="00C8734B" w:rsidRDefault="00960FEF" w:rsidP="00C8734B">
      <w:pPr>
        <w:pBdr>
          <w:top w:val="nil"/>
          <w:left w:val="nil"/>
          <w:bottom w:val="nil"/>
          <w:right w:val="nil"/>
          <w:between w:val="nil"/>
        </w:pBdr>
        <w:ind w:firstLine="720"/>
        <w:jc w:val="both"/>
        <w:rPr>
          <w:del w:id="81" w:author="Ruben Heleno" w:date="2024-07-23T11:08:00Z"/>
          <w:rFonts w:ascii="Times New Roman" w:eastAsia="Times New Roman" w:hAnsi="Times New Roman" w:cs="Times New Roman"/>
          <w:sz w:val="24"/>
          <w:szCs w:val="24"/>
          <w:lang w:val="en-GB"/>
        </w:rPr>
      </w:pPr>
    </w:p>
    <w:p w14:paraId="54FF3DB3" w14:textId="6EF7A20D" w:rsidR="00960FEF" w:rsidRPr="00D03DBA" w:rsidRDefault="00C54839" w:rsidP="00C8734B">
      <w:pPr>
        <w:pBdr>
          <w:top w:val="nil"/>
          <w:left w:val="nil"/>
          <w:bottom w:val="nil"/>
          <w:right w:val="nil"/>
          <w:between w:val="nil"/>
        </w:pBdr>
        <w:ind w:firstLine="720"/>
        <w:jc w:val="both"/>
        <w:rPr>
          <w:rFonts w:ascii="Times New Roman" w:eastAsia="Times New Roman" w:hAnsi="Times New Roman" w:cs="Times New Roman"/>
          <w:sz w:val="24"/>
          <w:szCs w:val="24"/>
          <w:lang w:val="en-GB"/>
        </w:rPr>
      </w:pPr>
      <w:del w:id="82" w:author="Ruben Heleno" w:date="2024-07-23T11:08:00Z">
        <w:r w:rsidRPr="00D03DBA" w:rsidDel="00C8734B">
          <w:rPr>
            <w:rFonts w:ascii="Times New Roman" w:eastAsia="Times New Roman" w:hAnsi="Times New Roman" w:cs="Times New Roman"/>
            <w:sz w:val="24"/>
            <w:szCs w:val="24"/>
            <w:lang w:val="en-GB"/>
          </w:rPr>
          <w:delText xml:space="preserve">where </w:delText>
        </w:r>
        <m:oMath>
          <m:sSub>
            <m:sSubPr>
              <m:ctrlPr>
                <w:rPr>
                  <w:rFonts w:ascii="Cambria Math" w:eastAsia="Times New Roman" w:hAnsi="Cambria Math" w:cs="Times New Roman"/>
                  <w:sz w:val="24"/>
                  <w:szCs w:val="24"/>
                </w:rPr>
              </m:ctrlPr>
            </m:sSubPr>
            <m:e>
              <m:r>
                <w:rPr>
                  <w:rFonts w:ascii="Cambria Math" w:hAnsi="Cambria Math"/>
                </w:rPr>
                <m:t>σ</m:t>
              </m:r>
            </m:e>
            <m:sub>
              <m:r>
                <w:rPr>
                  <w:rFonts w:ascii="Cambria Math" w:eastAsia="Times New Roman" w:hAnsi="Cambria Math" w:cs="Times New Roman"/>
                  <w:sz w:val="24"/>
                  <w:szCs w:val="24"/>
                </w:rPr>
                <m:t>st</m:t>
              </m:r>
            </m:sub>
          </m:sSub>
        </m:oMath>
        <w:r w:rsidRPr="00D03DBA" w:rsidDel="00C8734B">
          <w:rPr>
            <w:rFonts w:ascii="Times New Roman" w:eastAsia="Times New Roman" w:hAnsi="Times New Roman" w:cs="Times New Roman"/>
            <w:sz w:val="24"/>
            <w:szCs w:val="24"/>
            <w:lang w:val="en-GB"/>
          </w:rPr>
          <w:delText xml:space="preserve"> is the total number of shortest paths from node </w:delText>
        </w:r>
        <m:oMath>
          <m:r>
            <w:rPr>
              <w:rFonts w:ascii="Cambria Math" w:eastAsia="Times New Roman" w:hAnsi="Cambria Math" w:cs="Times New Roman"/>
              <w:sz w:val="24"/>
              <w:szCs w:val="24"/>
            </w:rPr>
            <m:t>s</m:t>
          </m:r>
        </m:oMath>
        <w:r w:rsidRPr="00D03DBA" w:rsidDel="00C8734B">
          <w:rPr>
            <w:rFonts w:ascii="Times New Roman" w:eastAsia="Times New Roman" w:hAnsi="Times New Roman" w:cs="Times New Roman"/>
            <w:sz w:val="24"/>
            <w:szCs w:val="24"/>
            <w:lang w:val="en-GB"/>
          </w:rPr>
          <w:delText xml:space="preserve"> to node </w:delText>
        </w:r>
        <m:oMath>
          <m:r>
            <w:rPr>
              <w:rFonts w:ascii="Cambria Math" w:eastAsia="Times New Roman" w:hAnsi="Cambria Math" w:cs="Times New Roman"/>
              <w:sz w:val="24"/>
              <w:szCs w:val="24"/>
            </w:rPr>
            <m:t>t</m:t>
          </m:r>
        </m:oMath>
        <w:r w:rsidRPr="00D03DBA" w:rsidDel="00C8734B">
          <w:rPr>
            <w:rFonts w:ascii="Times New Roman" w:eastAsia="Times New Roman" w:hAnsi="Times New Roman" w:cs="Times New Roman"/>
            <w:sz w:val="24"/>
            <w:szCs w:val="24"/>
            <w:lang w:val="en-GB"/>
          </w:rPr>
          <w:delText xml:space="preserve">, and </w:delText>
        </w:r>
        <m:oMath>
          <m:sSub>
            <m:sSubPr>
              <m:ctrlPr>
                <w:rPr>
                  <w:rFonts w:ascii="Cambria Math" w:eastAsia="Times New Roman" w:hAnsi="Cambria Math" w:cs="Times New Roman"/>
                  <w:sz w:val="24"/>
                  <w:szCs w:val="24"/>
                </w:rPr>
              </m:ctrlPr>
            </m:sSubPr>
            <m:e>
              <m:r>
                <w:rPr>
                  <w:rFonts w:ascii="Cambria Math" w:hAnsi="Cambria Math"/>
                </w:rPr>
                <m:t>σ</m:t>
              </m:r>
            </m:e>
            <m:sub>
              <m:r>
                <w:rPr>
                  <w:rFonts w:ascii="Cambria Math" w:eastAsia="Times New Roman" w:hAnsi="Cambria Math" w:cs="Times New Roman"/>
                  <w:sz w:val="24"/>
                  <w:szCs w:val="24"/>
                </w:rPr>
                <m:t>st</m:t>
              </m:r>
            </m:sub>
          </m:sSub>
          <m:r>
            <w:rPr>
              <w:rFonts w:ascii="Cambria Math" w:eastAsia="Times New Roman" w:hAnsi="Cambria Math" w:cs="Times New Roman"/>
              <w:sz w:val="24"/>
              <w:szCs w:val="24"/>
              <w:lang w:val="en-GB"/>
            </w:rPr>
            <m:t>(</m:t>
          </m:r>
          <m:r>
            <w:rPr>
              <w:rFonts w:ascii="Cambria Math" w:eastAsia="Times New Roman" w:hAnsi="Cambria Math" w:cs="Times New Roman"/>
              <w:sz w:val="24"/>
              <w:szCs w:val="24"/>
            </w:rPr>
            <m:t>i</m:t>
          </m:r>
          <m:r>
            <w:rPr>
              <w:rFonts w:ascii="Cambria Math" w:eastAsia="Times New Roman" w:hAnsi="Cambria Math" w:cs="Times New Roman"/>
              <w:sz w:val="24"/>
              <w:szCs w:val="24"/>
              <w:lang w:val="en-GB"/>
            </w:rPr>
            <m:t>)</m:t>
          </m:r>
        </m:oMath>
        <w:r w:rsidRPr="00D03DBA" w:rsidDel="00C8734B">
          <w:rPr>
            <w:rFonts w:ascii="Times New Roman" w:eastAsia="Times New Roman" w:hAnsi="Times New Roman" w:cs="Times New Roman"/>
            <w:sz w:val="24"/>
            <w:szCs w:val="24"/>
            <w:lang w:val="en-GB"/>
          </w:rPr>
          <w:delText xml:space="preserve"> is the number of those paths that pass through node </w:delText>
        </w:r>
        <m:oMath>
          <m:r>
            <w:rPr>
              <w:rFonts w:ascii="Cambria Math" w:eastAsia="Times New Roman" w:hAnsi="Cambria Math" w:cs="Times New Roman"/>
              <w:sz w:val="24"/>
              <w:szCs w:val="24"/>
            </w:rPr>
            <m:t>i</m:t>
          </m:r>
        </m:oMath>
        <w:r w:rsidRPr="00D03DBA" w:rsidDel="00C8734B">
          <w:rPr>
            <w:rFonts w:ascii="Times New Roman" w:eastAsia="Times New Roman" w:hAnsi="Times New Roman" w:cs="Times New Roman"/>
            <w:sz w:val="24"/>
            <w:szCs w:val="24"/>
            <w:lang w:val="en-GB"/>
          </w:rPr>
          <w:delText xml:space="preserve">. A node with high </w:delTex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B</m:t>
              </m:r>
            </m:sub>
          </m:sSub>
        </m:oMath>
        <w:r w:rsidRPr="00D03DBA" w:rsidDel="00C8734B">
          <w:rPr>
            <w:rFonts w:ascii="Times New Roman" w:eastAsia="Times New Roman" w:hAnsi="Times New Roman" w:cs="Times New Roman"/>
            <w:sz w:val="24"/>
            <w:szCs w:val="24"/>
            <w:lang w:val="en-GB"/>
          </w:rPr>
          <w:delText xml:space="preserve"> acts as a bridge or bottleneck in the network, facilitating or controlling communication and interactions between other nodes. </w:delText>
        </w:r>
      </w:del>
      <w:r w:rsidRPr="00D03DBA">
        <w:rPr>
          <w:rFonts w:ascii="Times New Roman" w:eastAsia="Times New Roman" w:hAnsi="Times New Roman" w:cs="Times New Roman"/>
          <w:sz w:val="24"/>
          <w:szCs w:val="24"/>
          <w:lang w:val="en-GB"/>
        </w:rPr>
        <w:t xml:space="preserve">Within a network of ocean currents in an archipelago, islands with high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B</m:t>
            </m:r>
          </m:sub>
        </m:sSub>
      </m:oMath>
      <w:r w:rsidRPr="00D03DBA">
        <w:rPr>
          <w:rFonts w:ascii="Times New Roman" w:eastAsia="Times New Roman" w:hAnsi="Times New Roman" w:cs="Times New Roman"/>
          <w:sz w:val="24"/>
          <w:szCs w:val="24"/>
          <w:lang w:val="en-GB"/>
        </w:rPr>
        <w:t xml:space="preserve"> may serve as </w:t>
      </w:r>
      <w:del w:id="83" w:author="Ruben Heleno" w:date="2024-07-23T11:08:00Z">
        <w:r w:rsidRPr="00D03DBA" w:rsidDel="00097172">
          <w:rPr>
            <w:rFonts w:ascii="Times New Roman" w:eastAsia="Times New Roman" w:hAnsi="Times New Roman" w:cs="Times New Roman"/>
            <w:sz w:val="24"/>
            <w:szCs w:val="24"/>
            <w:lang w:val="en-GB"/>
          </w:rPr>
          <w:delText xml:space="preserve">ecological corridors or hubs </w:delText>
        </w:r>
      </w:del>
      <w:ins w:id="84" w:author="Ruben Heleno" w:date="2024-07-23T11:08:00Z">
        <w:r w:rsidR="00097172">
          <w:rPr>
            <w:rFonts w:ascii="Times New Roman" w:eastAsia="Times New Roman" w:hAnsi="Times New Roman" w:cs="Times New Roman"/>
            <w:sz w:val="24"/>
            <w:szCs w:val="24"/>
            <w:lang w:val="en-GB"/>
          </w:rPr>
          <w:t xml:space="preserve">stepping stones </w:t>
        </w:r>
      </w:ins>
      <w:r w:rsidRPr="00D03DBA">
        <w:rPr>
          <w:rFonts w:ascii="Times New Roman" w:eastAsia="Times New Roman" w:hAnsi="Times New Roman" w:cs="Times New Roman"/>
          <w:sz w:val="24"/>
          <w:szCs w:val="24"/>
          <w:lang w:val="en-GB"/>
        </w:rPr>
        <w:t xml:space="preserve">for species dispersal. </w:t>
      </w:r>
    </w:p>
    <w:p w14:paraId="54FF3DB4"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sz w:val="24"/>
          <w:szCs w:val="24"/>
          <w:lang w:val="en-GB"/>
        </w:rPr>
      </w:pPr>
    </w:p>
    <w:p w14:paraId="54FF3DB5" w14:textId="77777777" w:rsidR="00960FEF" w:rsidRPr="00D03DBA" w:rsidRDefault="00C54839">
      <w:pPr>
        <w:pBdr>
          <w:top w:val="nil"/>
          <w:left w:val="nil"/>
          <w:bottom w:val="nil"/>
          <w:right w:val="nil"/>
          <w:between w:val="nil"/>
        </w:pBd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Centrality metrics describe similar aspects and are usually correlated somehow (Oldham et al. 2019). We study the correlation of these central measures by computing their Pearson correlation between the islands of each archipelago.</w:t>
      </w:r>
    </w:p>
    <w:p w14:paraId="54FF3DB6"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sz w:val="24"/>
          <w:szCs w:val="24"/>
          <w:lang w:val="en-GB"/>
        </w:rPr>
      </w:pPr>
    </w:p>
    <w:p w14:paraId="54FF3DB7" w14:textId="77777777" w:rsidR="00960FEF" w:rsidRPr="00D03DBA" w:rsidRDefault="00960FEF">
      <w:pPr>
        <w:pBdr>
          <w:top w:val="nil"/>
          <w:left w:val="nil"/>
          <w:bottom w:val="nil"/>
          <w:right w:val="nil"/>
          <w:between w:val="nil"/>
        </w:pBdr>
        <w:ind w:firstLine="720"/>
        <w:jc w:val="both"/>
        <w:rPr>
          <w:rFonts w:ascii="Times New Roman" w:eastAsia="Times New Roman" w:hAnsi="Times New Roman" w:cs="Times New Roman"/>
          <w:sz w:val="24"/>
          <w:szCs w:val="24"/>
          <w:lang w:val="en-GB"/>
        </w:rPr>
      </w:pPr>
    </w:p>
    <w:p w14:paraId="54FF3DB8" w14:textId="77777777"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Does island centrality in the ocean connectivity network affect its percentage of littoral flora?</w:t>
      </w:r>
    </w:p>
    <w:p w14:paraId="54FF3DB9" w14:textId="77777777" w:rsidR="00960FEF" w:rsidRPr="00D03DBA" w:rsidRDefault="00960FEF">
      <w:pPr>
        <w:rPr>
          <w:rFonts w:ascii="Times New Roman" w:eastAsia="Times New Roman" w:hAnsi="Times New Roman" w:cs="Times New Roman"/>
          <w:b/>
          <w:sz w:val="24"/>
          <w:szCs w:val="24"/>
          <w:lang w:val="en-GB"/>
        </w:rPr>
      </w:pPr>
    </w:p>
    <w:p w14:paraId="54FF3DBA"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To explore the relationship between the proportion of littoral plants and centrality measures across the Azores, Canaries, and Galapagos archipelagos, we employed the </w:t>
      </w:r>
      <w:commentRangeStart w:id="85"/>
      <w:r w:rsidRPr="00D03DBA">
        <w:rPr>
          <w:rFonts w:ascii="Times New Roman" w:eastAsia="Times New Roman" w:hAnsi="Times New Roman" w:cs="Times New Roman"/>
          <w:sz w:val="24"/>
          <w:szCs w:val="24"/>
          <w:lang w:val="en-GB"/>
        </w:rPr>
        <w:t>'</w:t>
      </w:r>
      <w:proofErr w:type="spellStart"/>
      <w:r w:rsidRPr="00D03DBA">
        <w:rPr>
          <w:rFonts w:ascii="Times New Roman" w:eastAsia="Times New Roman" w:hAnsi="Times New Roman" w:cs="Times New Roman"/>
          <w:sz w:val="24"/>
          <w:szCs w:val="24"/>
          <w:lang w:val="en-GB"/>
        </w:rPr>
        <w:t>glmmTMB</w:t>
      </w:r>
      <w:proofErr w:type="spellEnd"/>
      <w:r w:rsidRPr="00D03DBA">
        <w:rPr>
          <w:rFonts w:ascii="Times New Roman" w:eastAsia="Times New Roman" w:hAnsi="Times New Roman" w:cs="Times New Roman"/>
          <w:sz w:val="24"/>
          <w:szCs w:val="24"/>
          <w:lang w:val="en-GB"/>
        </w:rPr>
        <w:t xml:space="preserve">' package </w:t>
      </w:r>
      <w:commentRangeEnd w:id="85"/>
      <w:r w:rsidR="00986CCC">
        <w:rPr>
          <w:rStyle w:val="Refdecomentario"/>
        </w:rPr>
        <w:commentReference w:id="85"/>
      </w:r>
      <w:r w:rsidRPr="00D03DBA">
        <w:rPr>
          <w:rFonts w:ascii="Times New Roman" w:eastAsia="Times New Roman" w:hAnsi="Times New Roman" w:cs="Times New Roman"/>
          <w:sz w:val="24"/>
          <w:szCs w:val="24"/>
          <w:lang w:val="en-GB"/>
        </w:rPr>
        <w:t xml:space="preserve">to fit a generalized linear model. The proportion of littoral plants was </w:t>
      </w:r>
      <w:proofErr w:type="spellStart"/>
      <w:r w:rsidRPr="00D03DBA">
        <w:rPr>
          <w:rFonts w:ascii="Times New Roman" w:eastAsia="Times New Roman" w:hAnsi="Times New Roman" w:cs="Times New Roman"/>
          <w:sz w:val="24"/>
          <w:szCs w:val="24"/>
          <w:lang w:val="en-GB"/>
        </w:rPr>
        <w:t>modeled</w:t>
      </w:r>
      <w:proofErr w:type="spellEnd"/>
      <w:r w:rsidRPr="00D03DBA">
        <w:rPr>
          <w:rFonts w:ascii="Times New Roman" w:eastAsia="Times New Roman" w:hAnsi="Times New Roman" w:cs="Times New Roman"/>
          <w:sz w:val="24"/>
          <w:szCs w:val="24"/>
          <w:lang w:val="en-GB"/>
        </w:rPr>
        <w:t xml:space="preserve"> using a beta distribution with a logit link function, chosen for its suitability in </w:t>
      </w:r>
      <w:proofErr w:type="spellStart"/>
      <w:r w:rsidRPr="00D03DBA">
        <w:rPr>
          <w:rFonts w:ascii="Times New Roman" w:eastAsia="Times New Roman" w:hAnsi="Times New Roman" w:cs="Times New Roman"/>
          <w:sz w:val="24"/>
          <w:szCs w:val="24"/>
          <w:lang w:val="en-GB"/>
        </w:rPr>
        <w:t>analyzing</w:t>
      </w:r>
      <w:proofErr w:type="spellEnd"/>
      <w:r w:rsidRPr="00D03DBA">
        <w:rPr>
          <w:rFonts w:ascii="Times New Roman" w:eastAsia="Times New Roman" w:hAnsi="Times New Roman" w:cs="Times New Roman"/>
          <w:sz w:val="24"/>
          <w:szCs w:val="24"/>
          <w:lang w:val="en-GB"/>
        </w:rPr>
        <w:t xml:space="preserve"> proportional data: </w:t>
      </w:r>
    </w:p>
    <w:p w14:paraId="54FF3DBB"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BC" w14:textId="77777777" w:rsidR="00960FEF" w:rsidRDefault="00C54839">
      <w:pPr>
        <w:jc w:val="both"/>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p(littoral plant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 Beta(</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μ</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ϕ),</m:t>
          </m:r>
        </m:oMath>
      </m:oMathPara>
    </w:p>
    <w:p w14:paraId="54FF3DBD" w14:textId="77777777" w:rsidR="00960FEF" w:rsidRDefault="00C54839">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which</w:t>
      </w:r>
      <w:proofErr w:type="spellEnd"/>
    </w:p>
    <w:p w14:paraId="54FF3DBE" w14:textId="77777777" w:rsidR="00960FEF" w:rsidRDefault="00C54839">
      <w:pPr>
        <w:spacing w:before="240" w:after="240"/>
        <w:jc w:val="both"/>
        <w:rPr>
          <w:rFonts w:ascii="Times New Roman" w:eastAsia="Times New Roman" w:hAnsi="Times New Roman" w:cs="Times New Roman"/>
          <w:sz w:val="24"/>
          <w:szCs w:val="24"/>
        </w:rPr>
      </w:pPr>
      <w:commentRangeStart w:id="86"/>
      <m:oMathPara>
        <m:oMath>
          <m:r>
            <w:rPr>
              <w:rFonts w:ascii="Times New Roman" w:eastAsia="Times New Roman" w:hAnsi="Times New Roman" w:cs="Times New Roman"/>
              <w:sz w:val="24"/>
              <w:szCs w:val="24"/>
            </w:rPr>
            <m:t>logit(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μ</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Centralit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e>
            <m:sub/>
            <m:sup/>
          </m:sSubSup>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 Canarie</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3</m:t>
              </m:r>
            </m:sub>
          </m:sSub>
          <m:r>
            <w:rPr>
              <w:rFonts w:ascii="Times New Roman" w:eastAsia="Times New Roman" w:hAnsi="Times New Roman" w:cs="Times New Roman"/>
              <w:sz w:val="24"/>
              <w:szCs w:val="24"/>
            </w:rPr>
            <m:t xml:space="preserve"> Galapago</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4</m:t>
              </m:r>
            </m:sub>
          </m:sSub>
          <m:r>
            <w:rPr>
              <w:rFonts w:ascii="Times New Roman" w:eastAsia="Times New Roman" w:hAnsi="Times New Roman" w:cs="Times New Roman"/>
              <w:sz w:val="24"/>
              <w:szCs w:val="24"/>
            </w:rPr>
            <m:t xml:space="preserve"> Centralit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*Canarie</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oMath>
      </m:oMathPara>
    </w:p>
    <w:p w14:paraId="54FF3DBF" w14:textId="77777777" w:rsidR="00960FEF" w:rsidRDefault="00FE0235">
      <w:pPr>
        <w:jc w:val="both"/>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4</m:t>
              </m:r>
            </m:sub>
          </m:sSub>
          <m:r>
            <w:rPr>
              <w:rFonts w:ascii="Times New Roman" w:eastAsia="Times New Roman" w:hAnsi="Times New Roman" w:cs="Times New Roman"/>
              <w:sz w:val="24"/>
              <w:szCs w:val="24"/>
            </w:rPr>
            <m:t xml:space="preserve"> Centralit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*Galapago</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i</m:t>
              </m:r>
            </m:sub>
          </m:sSub>
          <w:commentRangeEnd w:id="86"/>
          <m:r>
            <m:rPr>
              <m:sty m:val="p"/>
            </m:rPr>
            <w:rPr>
              <w:rStyle w:val="Refdecomentario"/>
            </w:rPr>
            <w:commentReference w:id="86"/>
          </m:r>
        </m:oMath>
      </m:oMathPara>
    </w:p>
    <w:p w14:paraId="54FF3DC0" w14:textId="77777777" w:rsidR="00960FEF" w:rsidRDefault="00960FEF">
      <w:pPr>
        <w:jc w:val="both"/>
        <w:rPr>
          <w:rFonts w:ascii="Times New Roman" w:eastAsia="Times New Roman" w:hAnsi="Times New Roman" w:cs="Times New Roman"/>
          <w:sz w:val="24"/>
          <w:szCs w:val="24"/>
        </w:rPr>
      </w:pPr>
    </w:p>
    <w:p w14:paraId="54FF3DC1"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Where </w:t>
      </w:r>
      <m:oMath>
        <m:r>
          <w:rPr>
            <w:rFonts w:ascii="Times New Roman" w:eastAsia="Times New Roman" w:hAnsi="Times New Roman" w:cs="Times New Roman"/>
            <w:sz w:val="24"/>
            <w:szCs w:val="24"/>
          </w:rPr>
          <m:t>i</m:t>
        </m:r>
      </m:oMath>
      <w:r w:rsidRPr="00D03DBA">
        <w:rPr>
          <w:rFonts w:ascii="Times New Roman" w:eastAsia="Times New Roman" w:hAnsi="Times New Roman" w:cs="Times New Roman"/>
          <w:sz w:val="24"/>
          <w:szCs w:val="24"/>
          <w:lang w:val="en-GB"/>
        </w:rPr>
        <w:t xml:space="preserve"> is a given island, and “</w:t>
      </w:r>
      <m:oMath>
        <m:r>
          <w:rPr>
            <w:rFonts w:ascii="Times New Roman" w:eastAsia="Times New Roman" w:hAnsi="Times New Roman" w:cs="Times New Roman"/>
            <w:sz w:val="24"/>
            <w:szCs w:val="24"/>
          </w:rPr>
          <m:t>Centralit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oMath>
      <w:r w:rsidRPr="00D03DBA">
        <w:rPr>
          <w:rFonts w:ascii="Times New Roman" w:eastAsia="Times New Roman" w:hAnsi="Times New Roman" w:cs="Times New Roman"/>
          <w:sz w:val="24"/>
          <w:szCs w:val="24"/>
          <w:lang w:val="en-GB"/>
        </w:rPr>
        <w:t xml:space="preserve">” refers to one of the predictor centrality variables: either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xml:space="preserve">.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was log-transformed and centered to address its large variance across archipelagos. In the three models,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lang w:val="en-GB"/>
              </w:rPr>
              <m:t>0</m:t>
            </m:r>
          </m:sub>
        </m:sSub>
      </m:oMath>
      <w:r w:rsidRPr="00D03DBA">
        <w:rPr>
          <w:rFonts w:ascii="Times New Roman" w:eastAsia="Times New Roman" w:hAnsi="Times New Roman" w:cs="Times New Roman"/>
          <w:sz w:val="24"/>
          <w:szCs w:val="24"/>
          <w:lang w:val="en-GB"/>
        </w:rPr>
        <w:t xml:space="preserve"> represents the baseline logit proportion of littoral plants for Azores.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lang w:val="en-GB"/>
              </w:rPr>
              <m:t>2</m:t>
            </m:r>
          </m:sub>
        </m:sSub>
      </m:oMath>
      <w:r w:rsidRPr="00D03DBA">
        <w:rPr>
          <w:rFonts w:ascii="Times New Roman" w:eastAsia="Times New Roman" w:hAnsi="Times New Roman" w:cs="Times New Roman"/>
          <w:sz w:val="24"/>
          <w:szCs w:val="24"/>
          <w:lang w:val="en-GB"/>
        </w:rPr>
        <w:t xml:space="preserve">​ and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lang w:val="en-GB"/>
              </w:rPr>
              <m:t>3</m:t>
            </m:r>
          </m:sub>
        </m:sSub>
      </m:oMath>
      <w:r w:rsidRPr="00D03DBA">
        <w:rPr>
          <w:rFonts w:ascii="Times New Roman" w:eastAsia="Times New Roman" w:hAnsi="Times New Roman" w:cs="Times New Roman"/>
          <w:sz w:val="24"/>
          <w:szCs w:val="24"/>
          <w:lang w:val="en-GB"/>
        </w:rPr>
        <w:t xml:space="preserve"> represent how the logit proportion of littoral plants changes for Canaries and Galapagos compared to Azores, respectively.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lang w:val="en-GB"/>
              </w:rPr>
              <m:t>4</m:t>
            </m:r>
          </m:sub>
        </m:sSub>
      </m:oMath>
      <w:r w:rsidRPr="00D03DBA">
        <w:rPr>
          <w:rFonts w:ascii="Times New Roman" w:eastAsia="Times New Roman" w:hAnsi="Times New Roman" w:cs="Times New Roman"/>
          <w:sz w:val="24"/>
          <w:szCs w:val="24"/>
          <w:lang w:val="en-GB"/>
        </w:rPr>
        <w:t xml:space="preserve">​ and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lang w:val="en-GB"/>
              </w:rPr>
              <m:t>5</m:t>
            </m:r>
          </m:sub>
        </m:sSub>
      </m:oMath>
      <w:r w:rsidRPr="00D03DBA">
        <w:rPr>
          <w:rFonts w:ascii="Times New Roman" w:eastAsia="Times New Roman" w:hAnsi="Times New Roman" w:cs="Times New Roman"/>
          <w:sz w:val="24"/>
          <w:szCs w:val="24"/>
          <w:lang w:val="en-GB"/>
        </w:rPr>
        <w:t xml:space="preserve">​ represent how the effect of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on the logit proportion of littoral plants varies with Canaries and Galapagos, respectively. All models underwent diagnostic assessments for uniformity, dispersion, homoscedasticity, and identification of outliers, employing the “DHARMa” package (Hartig 2022).</w:t>
      </w:r>
    </w:p>
    <w:p w14:paraId="54FF3DC2"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C3" w14:textId="77777777" w:rsidR="00960FEF" w:rsidRPr="00D03DBA" w:rsidRDefault="00960FEF">
      <w:pPr>
        <w:rPr>
          <w:rFonts w:ascii="Times New Roman" w:eastAsia="Times New Roman" w:hAnsi="Times New Roman" w:cs="Times New Roman"/>
          <w:sz w:val="24"/>
          <w:szCs w:val="24"/>
          <w:lang w:val="en-GB"/>
        </w:rPr>
      </w:pPr>
    </w:p>
    <w:p w14:paraId="54FF3DC4" w14:textId="77777777" w:rsidR="00960FEF" w:rsidRPr="00D03DBA" w:rsidRDefault="00C54839">
      <w:pPr>
        <w:pBdr>
          <w:top w:val="nil"/>
          <w:left w:val="nil"/>
          <w:bottom w:val="nil"/>
          <w:right w:val="nil"/>
          <w:between w:val="nil"/>
        </w:pBd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36"/>
          <w:szCs w:val="36"/>
          <w:lang w:val="en-GB"/>
        </w:rPr>
        <w:t>Results</w:t>
      </w:r>
    </w:p>
    <w:p w14:paraId="54FF3DC5" w14:textId="77777777" w:rsidR="00960FEF" w:rsidRPr="00D03DBA" w:rsidRDefault="00960FEF">
      <w:pPr>
        <w:jc w:val="both"/>
        <w:rPr>
          <w:rFonts w:ascii="Times New Roman" w:eastAsia="Times New Roman" w:hAnsi="Times New Roman" w:cs="Times New Roman"/>
          <w:sz w:val="24"/>
          <w:szCs w:val="24"/>
          <w:lang w:val="en-GB"/>
        </w:rPr>
      </w:pPr>
    </w:p>
    <w:p w14:paraId="54FF3DC6" w14:textId="1F021B9D"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Correlation between littoral flora and oceanic currents connectivity</w:t>
      </w:r>
    </w:p>
    <w:p w14:paraId="54FF3DC7" w14:textId="77777777" w:rsidR="00960FEF" w:rsidRPr="00D03DBA" w:rsidRDefault="00960FEF">
      <w:pPr>
        <w:rPr>
          <w:rFonts w:ascii="Times New Roman" w:eastAsia="Times New Roman" w:hAnsi="Times New Roman" w:cs="Times New Roman"/>
          <w:b/>
          <w:sz w:val="24"/>
          <w:szCs w:val="24"/>
          <w:lang w:val="en-GB"/>
        </w:rPr>
      </w:pPr>
    </w:p>
    <w:p w14:paraId="54FF3DC8"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The correlation between the network structures of oceanic currents and littoral flora </w:t>
      </w:r>
      <w:commentRangeStart w:id="87"/>
      <w:r w:rsidRPr="00D03DBA">
        <w:rPr>
          <w:rFonts w:ascii="Times New Roman" w:eastAsia="Times New Roman" w:hAnsi="Times New Roman" w:cs="Times New Roman"/>
          <w:sz w:val="24"/>
          <w:szCs w:val="24"/>
          <w:lang w:val="en-GB"/>
        </w:rPr>
        <w:t xml:space="preserve">connectivity </w:t>
      </w:r>
      <w:commentRangeEnd w:id="87"/>
      <w:r w:rsidR="00B37A2B">
        <w:rPr>
          <w:rStyle w:val="Refdecomentario"/>
        </w:rPr>
        <w:commentReference w:id="87"/>
      </w:r>
      <w:r w:rsidRPr="00D03DBA">
        <w:rPr>
          <w:rFonts w:ascii="Times New Roman" w:eastAsia="Times New Roman" w:hAnsi="Times New Roman" w:cs="Times New Roman"/>
          <w:sz w:val="24"/>
          <w:szCs w:val="24"/>
          <w:lang w:val="en-GB"/>
        </w:rPr>
        <w:t>varied across the studied archipelagos. In the Galapagos, the correlation approached significance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0.55, p = 0.057), while it was strong and significant in the </w:t>
      </w:r>
      <w:commentRangeStart w:id="88"/>
      <w:r w:rsidRPr="00D03DBA">
        <w:rPr>
          <w:rFonts w:ascii="Times New Roman" w:eastAsia="Times New Roman" w:hAnsi="Times New Roman" w:cs="Times New Roman"/>
          <w:sz w:val="24"/>
          <w:szCs w:val="24"/>
          <w:lang w:val="en-GB"/>
        </w:rPr>
        <w:t xml:space="preserve">Canaries </w:t>
      </w:r>
      <w:commentRangeEnd w:id="88"/>
      <w:r w:rsidR="005A05AC">
        <w:rPr>
          <w:rStyle w:val="Refdecomentario"/>
        </w:rPr>
        <w:commentReference w:id="88"/>
      </w:r>
      <w:r w:rsidRPr="00D03DBA">
        <w:rPr>
          <w:rFonts w:ascii="Times New Roman" w:eastAsia="Times New Roman" w:hAnsi="Times New Roman" w:cs="Times New Roman"/>
          <w:sz w:val="24"/>
          <w:szCs w:val="24"/>
          <w:lang w:val="en-GB"/>
        </w:rPr>
        <w:t>(</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0.87, p = 0.002). Conversely, in the Azores, this correlation was not significant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0.15, p = 0.919). For non-littoral flora, a significant correlation was observed in the Canaries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0.82, p = 0.008), while correlations in the Galapagos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0.49, p = 0.122) and Azores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0.38, p = 0.452) were not significant (Fig. 2A).</w:t>
      </w:r>
    </w:p>
    <w:p w14:paraId="54FF3DC9"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CA"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The </w:t>
      </w:r>
      <w:commentRangeStart w:id="89"/>
      <w:r w:rsidRPr="00D03DBA">
        <w:rPr>
          <w:rFonts w:ascii="Times New Roman" w:eastAsia="Times New Roman" w:hAnsi="Times New Roman" w:cs="Times New Roman"/>
          <w:sz w:val="24"/>
          <w:szCs w:val="24"/>
          <w:lang w:val="en-GB"/>
        </w:rPr>
        <w:t xml:space="preserve">network structure of littoral flora connectivity also showed a significant correlation with the connectivity by geographic distance </w:t>
      </w:r>
      <w:commentRangeEnd w:id="89"/>
      <w:r w:rsidR="00F7425A">
        <w:rPr>
          <w:rStyle w:val="Refdecomentario"/>
        </w:rPr>
        <w:commentReference w:id="89"/>
      </w:r>
      <w:r w:rsidRPr="00D03DBA">
        <w:rPr>
          <w:rFonts w:ascii="Times New Roman" w:eastAsia="Times New Roman" w:hAnsi="Times New Roman" w:cs="Times New Roman"/>
          <w:sz w:val="24"/>
          <w:szCs w:val="24"/>
          <w:lang w:val="en-GB"/>
        </w:rPr>
        <w:t>in the Galapagos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0.62,  p = 0.015) and Canaries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0.88,  p = 0.002), but not in the Azores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0.16,  p = 0.918). For non-littoral flora, the correlation was significant only in the Canaries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0.79,  p = 0.015), with weaker correlations observed in the Galapagos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0.54,  p = 0.070) and Azores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0.43,  p = 0.337) (Fig. 2</w:t>
      </w:r>
      <w:r w:rsidRPr="00D03DBA">
        <w:rPr>
          <w:rFonts w:ascii="Times New Roman" w:eastAsia="Times New Roman" w:hAnsi="Times New Roman" w:cs="Times New Roman"/>
          <w:i/>
          <w:sz w:val="24"/>
          <w:szCs w:val="24"/>
          <w:lang w:val="en-GB"/>
        </w:rPr>
        <w:t>A</w:t>
      </w:r>
      <w:r w:rsidRPr="00D03DBA">
        <w:rPr>
          <w:rFonts w:ascii="Times New Roman" w:eastAsia="Times New Roman" w:hAnsi="Times New Roman" w:cs="Times New Roman"/>
          <w:sz w:val="24"/>
          <w:szCs w:val="24"/>
          <w:lang w:val="en-GB"/>
        </w:rPr>
        <w:t>).</w:t>
      </w:r>
    </w:p>
    <w:p w14:paraId="54FF3DCB"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CC" w14:textId="01070F8F" w:rsidR="00960FEF" w:rsidRPr="00D03DBA" w:rsidRDefault="00455208">
      <w:pPr>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Island age </w:t>
      </w:r>
      <w:r w:rsidR="0088501F">
        <w:rPr>
          <w:rFonts w:ascii="Times New Roman" w:eastAsia="Times New Roman" w:hAnsi="Times New Roman" w:cs="Times New Roman"/>
          <w:sz w:val="24"/>
          <w:szCs w:val="24"/>
          <w:lang w:val="en-GB"/>
        </w:rPr>
        <w:t>distances</w:t>
      </w:r>
      <w:r w:rsidR="009F2CE1">
        <w:rPr>
          <w:rFonts w:ascii="Times New Roman" w:eastAsia="Times New Roman" w:hAnsi="Times New Roman" w:cs="Times New Roman"/>
          <w:sz w:val="24"/>
          <w:szCs w:val="24"/>
          <w:lang w:val="en-GB"/>
        </w:rPr>
        <w:t xml:space="preserve"> were only positively </w:t>
      </w:r>
      <w:r w:rsidR="00C54839" w:rsidRPr="00D03DBA">
        <w:rPr>
          <w:rFonts w:ascii="Times New Roman" w:eastAsia="Times New Roman" w:hAnsi="Times New Roman" w:cs="Times New Roman"/>
          <w:sz w:val="24"/>
          <w:szCs w:val="24"/>
          <w:lang w:val="en-GB"/>
        </w:rPr>
        <w:t>correlat</w:t>
      </w:r>
      <w:r w:rsidR="009F2CE1">
        <w:rPr>
          <w:rFonts w:ascii="Times New Roman" w:eastAsia="Times New Roman" w:hAnsi="Times New Roman" w:cs="Times New Roman"/>
          <w:sz w:val="24"/>
          <w:szCs w:val="24"/>
          <w:lang w:val="en-GB"/>
        </w:rPr>
        <w:t>ed with the</w:t>
      </w:r>
      <w:r w:rsidR="00C54839" w:rsidRPr="00D03DBA">
        <w:rPr>
          <w:rFonts w:ascii="Times New Roman" w:eastAsia="Times New Roman" w:hAnsi="Times New Roman" w:cs="Times New Roman"/>
          <w:sz w:val="24"/>
          <w:szCs w:val="24"/>
          <w:lang w:val="en-GB"/>
        </w:rPr>
        <w:t xml:space="preserve"> littoral flora </w:t>
      </w:r>
      <w:r w:rsidR="009721B4">
        <w:rPr>
          <w:rFonts w:ascii="Times New Roman" w:eastAsia="Times New Roman" w:hAnsi="Times New Roman" w:cs="Times New Roman"/>
          <w:sz w:val="24"/>
          <w:szCs w:val="24"/>
          <w:lang w:val="en-GB"/>
        </w:rPr>
        <w:t>similarity</w:t>
      </w:r>
      <w:r w:rsidR="00F2320C">
        <w:rPr>
          <w:rFonts w:ascii="Times New Roman" w:eastAsia="Times New Roman" w:hAnsi="Times New Roman" w:cs="Times New Roman"/>
          <w:sz w:val="24"/>
          <w:szCs w:val="24"/>
          <w:lang w:val="en-GB"/>
        </w:rPr>
        <w:t xml:space="preserve"> </w:t>
      </w:r>
      <w:r w:rsidR="00C54839" w:rsidRPr="00D03DBA">
        <w:rPr>
          <w:rFonts w:ascii="Times New Roman" w:eastAsia="Times New Roman" w:hAnsi="Times New Roman" w:cs="Times New Roman"/>
          <w:sz w:val="24"/>
          <w:szCs w:val="24"/>
          <w:lang w:val="en-GB"/>
        </w:rPr>
        <w:t>in  Galapagos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0.58,  p = 0.018), </w:t>
      </w:r>
      <w:r w:rsidR="009721B4">
        <w:rPr>
          <w:rFonts w:ascii="Times New Roman" w:eastAsia="Times New Roman" w:hAnsi="Times New Roman" w:cs="Times New Roman"/>
          <w:sz w:val="24"/>
          <w:szCs w:val="24"/>
          <w:lang w:val="en-GB"/>
        </w:rPr>
        <w:t xml:space="preserve">but not </w:t>
      </w:r>
      <w:r w:rsidR="00C54839" w:rsidRPr="00D03DBA">
        <w:rPr>
          <w:rFonts w:ascii="Times New Roman" w:eastAsia="Times New Roman" w:hAnsi="Times New Roman" w:cs="Times New Roman"/>
          <w:sz w:val="24"/>
          <w:szCs w:val="24"/>
          <w:lang w:val="en-GB"/>
        </w:rPr>
        <w:t>in the Canaries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0.28,  p = 0.690) </w:t>
      </w:r>
      <w:r w:rsidR="009721B4">
        <w:rPr>
          <w:rFonts w:ascii="Times New Roman" w:eastAsia="Times New Roman" w:hAnsi="Times New Roman" w:cs="Times New Roman"/>
          <w:sz w:val="24"/>
          <w:szCs w:val="24"/>
          <w:lang w:val="en-GB"/>
        </w:rPr>
        <w:t>or</w:t>
      </w:r>
      <w:r w:rsidR="00C54839" w:rsidRPr="00D03DBA">
        <w:rPr>
          <w:rFonts w:ascii="Times New Roman" w:eastAsia="Times New Roman" w:hAnsi="Times New Roman" w:cs="Times New Roman"/>
          <w:sz w:val="24"/>
          <w:szCs w:val="24"/>
          <w:lang w:val="en-GB"/>
        </w:rPr>
        <w:t xml:space="preserve"> Azores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0.20,  p = 0.733). </w:t>
      </w:r>
      <w:r w:rsidR="0088501F">
        <w:rPr>
          <w:rFonts w:ascii="Times New Roman" w:eastAsia="Times New Roman" w:hAnsi="Times New Roman" w:cs="Times New Roman"/>
          <w:sz w:val="24"/>
          <w:szCs w:val="24"/>
          <w:lang w:val="en-GB"/>
        </w:rPr>
        <w:t>C</w:t>
      </w:r>
      <w:r w:rsidR="00C54839" w:rsidRPr="00D03DBA">
        <w:rPr>
          <w:rFonts w:ascii="Times New Roman" w:eastAsia="Times New Roman" w:hAnsi="Times New Roman" w:cs="Times New Roman"/>
          <w:sz w:val="24"/>
          <w:szCs w:val="24"/>
          <w:lang w:val="en-GB"/>
        </w:rPr>
        <w:t xml:space="preserve">orrelations </w:t>
      </w:r>
      <w:r w:rsidR="0088501F">
        <w:rPr>
          <w:rFonts w:ascii="Times New Roman" w:eastAsia="Times New Roman" w:hAnsi="Times New Roman" w:cs="Times New Roman"/>
          <w:sz w:val="24"/>
          <w:szCs w:val="24"/>
          <w:lang w:val="en-GB"/>
        </w:rPr>
        <w:t xml:space="preserve">between island age distances and </w:t>
      </w:r>
      <w:r w:rsidR="00C54839" w:rsidRPr="00D03DBA">
        <w:rPr>
          <w:rFonts w:ascii="Times New Roman" w:eastAsia="Times New Roman" w:hAnsi="Times New Roman" w:cs="Times New Roman"/>
          <w:sz w:val="24"/>
          <w:szCs w:val="24"/>
          <w:lang w:val="en-GB"/>
        </w:rPr>
        <w:t>non-littoral flora</w:t>
      </w:r>
      <w:r w:rsidR="0088501F">
        <w:rPr>
          <w:rFonts w:ascii="Times New Roman" w:eastAsia="Times New Roman" w:hAnsi="Times New Roman" w:cs="Times New Roman"/>
          <w:sz w:val="24"/>
          <w:szCs w:val="24"/>
          <w:lang w:val="en-GB"/>
        </w:rPr>
        <w:t xml:space="preserve"> </w:t>
      </w:r>
      <w:r w:rsidR="00C54839" w:rsidRPr="00D03DBA">
        <w:rPr>
          <w:rFonts w:ascii="Times New Roman" w:eastAsia="Times New Roman" w:hAnsi="Times New Roman" w:cs="Times New Roman"/>
          <w:sz w:val="24"/>
          <w:szCs w:val="24"/>
          <w:lang w:val="en-GB"/>
        </w:rPr>
        <w:t>s</w:t>
      </w:r>
      <w:r w:rsidR="0088501F">
        <w:rPr>
          <w:rFonts w:ascii="Times New Roman" w:eastAsia="Times New Roman" w:hAnsi="Times New Roman" w:cs="Times New Roman"/>
          <w:sz w:val="24"/>
          <w:szCs w:val="24"/>
          <w:lang w:val="en-GB"/>
        </w:rPr>
        <w:t>imilarity was not detected on any archipelago</w:t>
      </w:r>
      <w:r w:rsidR="00C54839" w:rsidRPr="00D03DBA">
        <w:rPr>
          <w:rFonts w:ascii="Times New Roman" w:eastAsia="Times New Roman" w:hAnsi="Times New Roman" w:cs="Times New Roman"/>
          <w:sz w:val="24"/>
          <w:szCs w:val="24"/>
          <w:lang w:val="en-GB"/>
        </w:rPr>
        <w:t xml:space="preserve"> (</w:t>
      </w:r>
      <w:r w:rsidR="0088501F">
        <w:rPr>
          <w:rFonts w:ascii="Times New Roman" w:eastAsia="Times New Roman" w:hAnsi="Times New Roman" w:cs="Times New Roman"/>
          <w:sz w:val="24"/>
          <w:szCs w:val="24"/>
          <w:lang w:val="en-GB"/>
        </w:rPr>
        <w:t xml:space="preserve">Galapagos: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0.33,  p = 0.301; </w:t>
      </w:r>
      <w:r w:rsidR="0088501F">
        <w:rPr>
          <w:rFonts w:ascii="Times New Roman" w:eastAsia="Times New Roman" w:hAnsi="Times New Roman" w:cs="Times New Roman"/>
          <w:sz w:val="24"/>
          <w:szCs w:val="24"/>
          <w:lang w:val="en-GB"/>
        </w:rPr>
        <w:t xml:space="preserve">Canaries: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0.23,  p = 0.786; </w:t>
      </w:r>
      <w:r w:rsidR="0088501F">
        <w:rPr>
          <w:rFonts w:ascii="Times New Roman" w:eastAsia="Times New Roman" w:hAnsi="Times New Roman" w:cs="Times New Roman"/>
          <w:sz w:val="24"/>
          <w:szCs w:val="24"/>
          <w:lang w:val="en-GB"/>
        </w:rPr>
        <w:t xml:space="preserve">Azores: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0.20,  p = 0.686) (Fig. 2</w:t>
      </w:r>
      <w:r w:rsidR="00C54839" w:rsidRPr="00D03DBA">
        <w:rPr>
          <w:rFonts w:ascii="Times New Roman" w:eastAsia="Times New Roman" w:hAnsi="Times New Roman" w:cs="Times New Roman"/>
          <w:i/>
          <w:sz w:val="24"/>
          <w:szCs w:val="24"/>
          <w:lang w:val="en-GB"/>
        </w:rPr>
        <w:t>A</w:t>
      </w:r>
      <w:r w:rsidR="00C54839" w:rsidRPr="00D03DBA">
        <w:rPr>
          <w:rFonts w:ascii="Times New Roman" w:eastAsia="Times New Roman" w:hAnsi="Times New Roman" w:cs="Times New Roman"/>
          <w:sz w:val="24"/>
          <w:szCs w:val="24"/>
          <w:lang w:val="en-GB"/>
        </w:rPr>
        <w:t>).</w:t>
      </w:r>
    </w:p>
    <w:p w14:paraId="54FF3DCD" w14:textId="614EAC72" w:rsidR="00960FEF" w:rsidRPr="00D03DBA" w:rsidDel="00121011" w:rsidRDefault="00121011" w:rsidP="00121011">
      <w:pPr>
        <w:ind w:firstLine="720"/>
        <w:jc w:val="both"/>
        <w:rPr>
          <w:del w:id="90" w:author="Ruben Heleno" w:date="2024-07-23T11:38:00Z"/>
          <w:rFonts w:ascii="Times New Roman" w:eastAsia="Times New Roman" w:hAnsi="Times New Roman" w:cs="Times New Roman"/>
          <w:sz w:val="24"/>
          <w:szCs w:val="24"/>
          <w:lang w:val="en-GB"/>
        </w:rPr>
      </w:pPr>
      <w:commentRangeStart w:id="91"/>
      <w:ins w:id="92" w:author="Ruben Heleno" w:date="2024-07-23T11:37:00Z">
        <w:r>
          <w:rPr>
            <w:rFonts w:ascii="Times New Roman" w:eastAsia="Times New Roman" w:hAnsi="Times New Roman" w:cs="Times New Roman"/>
            <w:sz w:val="24"/>
            <w:szCs w:val="24"/>
            <w:lang w:val="en-GB"/>
          </w:rPr>
          <w:t>Similarly</w:t>
        </w:r>
      </w:ins>
      <w:commentRangeEnd w:id="91"/>
      <w:ins w:id="93" w:author="Ruben Heleno" w:date="2024-07-23T11:40:00Z">
        <w:r w:rsidR="0033716C">
          <w:rPr>
            <w:rStyle w:val="Refdecomentario"/>
          </w:rPr>
          <w:commentReference w:id="91"/>
        </w:r>
      </w:ins>
      <w:ins w:id="94" w:author="Ruben Heleno" w:date="2024-07-23T11:37:00Z">
        <w:r>
          <w:rPr>
            <w:rFonts w:ascii="Times New Roman" w:eastAsia="Times New Roman" w:hAnsi="Times New Roman" w:cs="Times New Roman"/>
            <w:sz w:val="24"/>
            <w:szCs w:val="24"/>
            <w:lang w:val="en-GB"/>
          </w:rPr>
          <w:t>, island area</w:t>
        </w:r>
      </w:ins>
      <w:ins w:id="95" w:author="Ruben Heleno" w:date="2024-07-23T11:38:00Z">
        <w:r>
          <w:rPr>
            <w:rFonts w:ascii="Times New Roman" w:eastAsia="Times New Roman" w:hAnsi="Times New Roman" w:cs="Times New Roman"/>
            <w:sz w:val="24"/>
            <w:szCs w:val="24"/>
            <w:lang w:val="en-GB"/>
          </w:rPr>
          <w:t xml:space="preserve"> distances were also not significantly correlate</w:t>
        </w:r>
      </w:ins>
      <w:ins w:id="96" w:author="Ruben Heleno" w:date="2024-07-23T11:39:00Z">
        <w:r w:rsidR="00F46D37">
          <w:rPr>
            <w:rFonts w:ascii="Times New Roman" w:eastAsia="Times New Roman" w:hAnsi="Times New Roman" w:cs="Times New Roman"/>
            <w:sz w:val="24"/>
            <w:szCs w:val="24"/>
            <w:lang w:val="en-GB"/>
          </w:rPr>
          <w:t xml:space="preserve">d </w:t>
        </w:r>
      </w:ins>
    </w:p>
    <w:p w14:paraId="54FF3DCE" w14:textId="3497CDBE" w:rsidR="00960FEF" w:rsidRPr="00D03DBA" w:rsidRDefault="00C54839">
      <w:pPr>
        <w:jc w:val="both"/>
        <w:rPr>
          <w:rFonts w:ascii="Times New Roman" w:eastAsia="Times New Roman" w:hAnsi="Times New Roman" w:cs="Times New Roman"/>
          <w:sz w:val="24"/>
          <w:szCs w:val="24"/>
          <w:lang w:val="en-GB"/>
        </w:rPr>
        <w:pPrChange w:id="97" w:author="Ruben Heleno" w:date="2024-07-23T11:39:00Z">
          <w:pPr>
            <w:ind w:firstLine="720"/>
            <w:jc w:val="both"/>
          </w:pPr>
        </w:pPrChange>
      </w:pPr>
      <w:del w:id="98" w:author="Ruben Heleno" w:date="2024-07-23T11:38:00Z">
        <w:r w:rsidRPr="00D03DBA" w:rsidDel="00121011">
          <w:rPr>
            <w:rFonts w:ascii="Times New Roman" w:eastAsia="Times New Roman" w:hAnsi="Times New Roman" w:cs="Times New Roman"/>
            <w:sz w:val="24"/>
            <w:szCs w:val="24"/>
            <w:lang w:val="en-GB"/>
          </w:rPr>
          <w:delText>Non-significant correlations were found between the connectivity pattern by both</w:delText>
        </w:r>
      </w:del>
      <w:ins w:id="99" w:author="Ruben Heleno" w:date="2024-07-23T11:38:00Z">
        <w:r w:rsidR="00121011">
          <w:rPr>
            <w:rFonts w:ascii="Times New Roman" w:eastAsia="Times New Roman" w:hAnsi="Times New Roman" w:cs="Times New Roman"/>
            <w:sz w:val="24"/>
            <w:szCs w:val="24"/>
            <w:lang w:val="en-GB"/>
          </w:rPr>
          <w:t>with either</w:t>
        </w:r>
      </w:ins>
      <w:r w:rsidRPr="00D03DBA">
        <w:rPr>
          <w:rFonts w:ascii="Times New Roman" w:eastAsia="Times New Roman" w:hAnsi="Times New Roman" w:cs="Times New Roman"/>
          <w:sz w:val="24"/>
          <w:szCs w:val="24"/>
          <w:lang w:val="en-GB"/>
        </w:rPr>
        <w:t xml:space="preserve"> littoral </w:t>
      </w:r>
      <w:del w:id="100" w:author="Ruben Heleno" w:date="2024-07-23T11:38:00Z">
        <w:r w:rsidRPr="00D03DBA" w:rsidDel="00121011">
          <w:rPr>
            <w:rFonts w:ascii="Times New Roman" w:eastAsia="Times New Roman" w:hAnsi="Times New Roman" w:cs="Times New Roman"/>
            <w:sz w:val="24"/>
            <w:szCs w:val="24"/>
            <w:lang w:val="en-GB"/>
          </w:rPr>
          <w:delText xml:space="preserve">and </w:delText>
        </w:r>
      </w:del>
      <w:ins w:id="101" w:author="Ruben Heleno" w:date="2024-07-23T11:38:00Z">
        <w:r w:rsidR="00121011">
          <w:rPr>
            <w:rFonts w:ascii="Times New Roman" w:eastAsia="Times New Roman" w:hAnsi="Times New Roman" w:cs="Times New Roman"/>
            <w:sz w:val="24"/>
            <w:szCs w:val="24"/>
            <w:lang w:val="en-GB"/>
          </w:rPr>
          <w:t xml:space="preserve">or </w:t>
        </w:r>
      </w:ins>
      <w:r w:rsidRPr="00D03DBA">
        <w:rPr>
          <w:rFonts w:ascii="Times New Roman" w:eastAsia="Times New Roman" w:hAnsi="Times New Roman" w:cs="Times New Roman"/>
          <w:sz w:val="24"/>
          <w:szCs w:val="24"/>
          <w:lang w:val="en-GB"/>
        </w:rPr>
        <w:t xml:space="preserve">non-littoral floras </w:t>
      </w:r>
      <w:del w:id="102" w:author="Ruben Heleno" w:date="2024-07-23T11:38:00Z">
        <w:r w:rsidRPr="00D03DBA" w:rsidDel="00613BA9">
          <w:rPr>
            <w:rFonts w:ascii="Times New Roman" w:eastAsia="Times New Roman" w:hAnsi="Times New Roman" w:cs="Times New Roman"/>
            <w:sz w:val="24"/>
            <w:szCs w:val="24"/>
            <w:lang w:val="en-GB"/>
          </w:rPr>
          <w:delText xml:space="preserve">and island areas </w:delText>
        </w:r>
      </w:del>
      <w:r w:rsidRPr="00D03DBA">
        <w:rPr>
          <w:rFonts w:ascii="Times New Roman" w:eastAsia="Times New Roman" w:hAnsi="Times New Roman" w:cs="Times New Roman"/>
          <w:sz w:val="24"/>
          <w:szCs w:val="24"/>
          <w:lang w:val="en-GB"/>
        </w:rPr>
        <w:t>in the three archipelagos (</w:t>
      </w:r>
      <w:ins w:id="103" w:author="Ruben Heleno" w:date="2024-07-23T11:38:00Z">
        <w:r w:rsidR="00613BA9">
          <w:rPr>
            <w:rFonts w:ascii="Times New Roman" w:eastAsia="Times New Roman" w:hAnsi="Times New Roman" w:cs="Times New Roman"/>
            <w:sz w:val="24"/>
            <w:szCs w:val="24"/>
            <w:lang w:val="en-GB"/>
          </w:rPr>
          <w:t>Galapagos</w:t>
        </w:r>
      </w:ins>
      <w:ins w:id="104" w:author="Ruben Heleno" w:date="2024-07-23T11:39:00Z">
        <w:r w:rsidR="00613BA9">
          <w:rPr>
            <w:rFonts w:ascii="Times New Roman" w:eastAsia="Times New Roman" w:hAnsi="Times New Roman" w:cs="Times New Roman"/>
            <w:sz w:val="24"/>
            <w:szCs w:val="24"/>
            <w:lang w:val="en-GB"/>
          </w:rPr>
          <w:t>: …</w:t>
        </w:r>
      </w:ins>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0.38 and 0.44,  p = 0.174 and 115 in Galapagos;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0.17 and 0.13,  p = 0.876 and 0.907 in Canaries; </w:t>
      </w:r>
      <w:proofErr w:type="spellStart"/>
      <w:r w:rsidRPr="00D03DBA">
        <w:rPr>
          <w:rFonts w:ascii="Times New Roman" w:eastAsia="Times New Roman" w:hAnsi="Times New Roman" w:cs="Times New Roman"/>
          <w:sz w:val="24"/>
          <w:szCs w:val="24"/>
          <w:lang w:val="en-GB"/>
        </w:rPr>
        <w:t>ProcCor</w:t>
      </w:r>
      <w:proofErr w:type="spellEnd"/>
      <w:r w:rsidRPr="00D03DBA">
        <w:rPr>
          <w:rFonts w:ascii="Times New Roman" w:eastAsia="Times New Roman" w:hAnsi="Times New Roman" w:cs="Times New Roman"/>
          <w:sz w:val="24"/>
          <w:szCs w:val="24"/>
          <w:lang w:val="en-GB"/>
        </w:rPr>
        <w:t xml:space="preserve"> = 0.11 and 0.26,  p = 0.924 and 0.566 in Azores) (Fig. 2</w:t>
      </w:r>
      <w:r w:rsidRPr="00D03DBA">
        <w:rPr>
          <w:rFonts w:ascii="Times New Roman" w:eastAsia="Times New Roman" w:hAnsi="Times New Roman" w:cs="Times New Roman"/>
          <w:i/>
          <w:sz w:val="24"/>
          <w:szCs w:val="24"/>
          <w:lang w:val="en-GB"/>
        </w:rPr>
        <w:t>A</w:t>
      </w:r>
      <w:r w:rsidRPr="00D03DBA">
        <w:rPr>
          <w:rFonts w:ascii="Times New Roman" w:eastAsia="Times New Roman" w:hAnsi="Times New Roman" w:cs="Times New Roman"/>
          <w:sz w:val="24"/>
          <w:szCs w:val="24"/>
          <w:lang w:val="en-GB"/>
        </w:rPr>
        <w:t>).</w:t>
      </w:r>
    </w:p>
    <w:p w14:paraId="54FF3DCF"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D0" w14:textId="77777777" w:rsidR="00960FEF" w:rsidRPr="00D03DBA" w:rsidRDefault="00960FEF">
      <w:pPr>
        <w:rPr>
          <w:rFonts w:ascii="Times New Roman" w:eastAsia="Times New Roman" w:hAnsi="Times New Roman" w:cs="Times New Roman"/>
          <w:sz w:val="24"/>
          <w:szCs w:val="24"/>
          <w:lang w:val="en-GB"/>
        </w:rPr>
      </w:pPr>
    </w:p>
    <w:p w14:paraId="54FF3DD1" w14:textId="77777777"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Correlation between oceanic currents and island factors connectivity</w:t>
      </w:r>
    </w:p>
    <w:p w14:paraId="54FF3DD2" w14:textId="77777777" w:rsidR="00960FEF" w:rsidRPr="00D03DBA" w:rsidRDefault="00960FEF">
      <w:pPr>
        <w:rPr>
          <w:rFonts w:ascii="Times New Roman" w:eastAsia="Times New Roman" w:hAnsi="Times New Roman" w:cs="Times New Roman"/>
          <w:b/>
          <w:sz w:val="24"/>
          <w:szCs w:val="24"/>
          <w:lang w:val="en-GB"/>
        </w:rPr>
      </w:pPr>
    </w:p>
    <w:p w14:paraId="54FF3DD3" w14:textId="24874FA2" w:rsidR="00960FEF" w:rsidRPr="00D03DBA" w:rsidRDefault="00994412">
      <w:pPr>
        <w:ind w:firstLine="720"/>
        <w:jc w:val="both"/>
        <w:rPr>
          <w:rFonts w:ascii="Times New Roman" w:eastAsia="Times New Roman" w:hAnsi="Times New Roman" w:cs="Times New Roman"/>
          <w:sz w:val="24"/>
          <w:szCs w:val="24"/>
          <w:lang w:val="en-GB"/>
        </w:rPr>
      </w:pPr>
      <w:r>
        <w:rPr>
          <w:rStyle w:val="Refdecomentario"/>
        </w:rPr>
        <w:commentReference w:id="105"/>
      </w:r>
      <w:r w:rsidR="00C54839" w:rsidRPr="00D03DBA">
        <w:rPr>
          <w:rFonts w:ascii="Times New Roman" w:eastAsia="Times New Roman" w:hAnsi="Times New Roman" w:cs="Times New Roman"/>
          <w:sz w:val="24"/>
          <w:szCs w:val="24"/>
          <w:lang w:val="en-GB"/>
        </w:rPr>
        <w:t>ocean currents</w:t>
      </w:r>
      <w:r w:rsidR="006A7893">
        <w:rPr>
          <w:rFonts w:ascii="Times New Roman" w:eastAsia="Times New Roman" w:hAnsi="Times New Roman" w:cs="Times New Roman"/>
          <w:sz w:val="24"/>
          <w:szCs w:val="24"/>
          <w:lang w:val="en-GB"/>
        </w:rPr>
        <w:t xml:space="preserve"> net</w:t>
      </w:r>
      <w:r w:rsidR="00DE17CD">
        <w:rPr>
          <w:rFonts w:ascii="Times New Roman" w:eastAsia="Times New Roman" w:hAnsi="Times New Roman" w:cs="Times New Roman"/>
          <w:sz w:val="24"/>
          <w:szCs w:val="24"/>
          <w:lang w:val="en-GB"/>
        </w:rPr>
        <w:t>w</w:t>
      </w:r>
      <w:r w:rsidR="006A7893">
        <w:rPr>
          <w:rFonts w:ascii="Times New Roman" w:eastAsia="Times New Roman" w:hAnsi="Times New Roman" w:cs="Times New Roman"/>
          <w:sz w:val="24"/>
          <w:szCs w:val="24"/>
          <w:lang w:val="en-GB"/>
        </w:rPr>
        <w:t>o</w:t>
      </w:r>
      <w:r w:rsidR="00DE17CD">
        <w:rPr>
          <w:rFonts w:ascii="Times New Roman" w:eastAsia="Times New Roman" w:hAnsi="Times New Roman" w:cs="Times New Roman"/>
          <w:sz w:val="24"/>
          <w:szCs w:val="24"/>
          <w:lang w:val="en-GB"/>
        </w:rPr>
        <w:t>r</w:t>
      </w:r>
      <w:r w:rsidR="006A7893">
        <w:rPr>
          <w:rFonts w:ascii="Times New Roman" w:eastAsia="Times New Roman" w:hAnsi="Times New Roman" w:cs="Times New Roman"/>
          <w:sz w:val="24"/>
          <w:szCs w:val="24"/>
          <w:lang w:val="en-GB"/>
        </w:rPr>
        <w:t>ks</w:t>
      </w:r>
      <w:r w:rsidR="00C54839" w:rsidRPr="00D03DBA">
        <w:rPr>
          <w:rFonts w:ascii="Times New Roman" w:eastAsia="Times New Roman" w:hAnsi="Times New Roman" w:cs="Times New Roman"/>
          <w:sz w:val="24"/>
          <w:szCs w:val="24"/>
          <w:lang w:val="en-GB"/>
        </w:rPr>
        <w:t xml:space="preserve"> and geographic connectivity </w:t>
      </w:r>
      <w:r w:rsidR="00E46379">
        <w:rPr>
          <w:rFonts w:ascii="Times New Roman" w:eastAsia="Times New Roman" w:hAnsi="Times New Roman" w:cs="Times New Roman"/>
          <w:sz w:val="24"/>
          <w:szCs w:val="24"/>
          <w:lang w:val="en-GB"/>
        </w:rPr>
        <w:t>were strongly a</w:t>
      </w:r>
      <w:r w:rsidR="00CB16E2">
        <w:rPr>
          <w:rFonts w:ascii="Times New Roman" w:eastAsia="Times New Roman" w:hAnsi="Times New Roman" w:cs="Times New Roman"/>
          <w:sz w:val="24"/>
          <w:szCs w:val="24"/>
          <w:lang w:val="en-GB"/>
        </w:rPr>
        <w:t xml:space="preserve">nd positively correlated </w:t>
      </w:r>
      <w:r w:rsidR="00C54839" w:rsidRPr="00D03DBA">
        <w:rPr>
          <w:rFonts w:ascii="Times New Roman" w:eastAsia="Times New Roman" w:hAnsi="Times New Roman" w:cs="Times New Roman"/>
          <w:sz w:val="24"/>
          <w:szCs w:val="24"/>
          <w:lang w:val="en-GB"/>
        </w:rPr>
        <w:t>in all three archipelagos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0.92,  p = 0.001 in Galapagos;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0.98,  </w:t>
      </w:r>
      <w:r w:rsidR="00C54839" w:rsidRPr="00D03DBA">
        <w:rPr>
          <w:rFonts w:ascii="Times New Roman" w:eastAsia="Times New Roman" w:hAnsi="Times New Roman" w:cs="Times New Roman"/>
          <w:sz w:val="24"/>
          <w:szCs w:val="24"/>
          <w:lang w:val="en-GB"/>
        </w:rPr>
        <w:lastRenderedPageBreak/>
        <w:t xml:space="preserve">p = 0.001 in Canaries;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0.98,  p =0.001 in Azores). </w:t>
      </w:r>
      <w:commentRangeStart w:id="106"/>
      <w:r w:rsidR="00C54839" w:rsidRPr="00D03DBA">
        <w:rPr>
          <w:rFonts w:ascii="Times New Roman" w:eastAsia="Times New Roman" w:hAnsi="Times New Roman" w:cs="Times New Roman"/>
          <w:sz w:val="24"/>
          <w:szCs w:val="24"/>
          <w:lang w:val="en-GB"/>
        </w:rPr>
        <w:t>Significant correlations with island age connectivity were found in Galapagos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0.62,  p = 0.003) and Azores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0.69,  p = 0.039), but not in Canaries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0.19,  p = 0.671). </w:t>
      </w:r>
      <w:commentRangeEnd w:id="106"/>
      <w:r w:rsidR="00834543">
        <w:rPr>
          <w:rStyle w:val="Refdecomentario"/>
        </w:rPr>
        <w:commentReference w:id="106"/>
      </w:r>
      <w:r w:rsidR="00C54839" w:rsidRPr="00D03DBA">
        <w:rPr>
          <w:rFonts w:ascii="Times New Roman" w:eastAsia="Times New Roman" w:hAnsi="Times New Roman" w:cs="Times New Roman"/>
          <w:sz w:val="24"/>
          <w:szCs w:val="24"/>
          <w:lang w:val="en-GB"/>
        </w:rPr>
        <w:t>No significant correlations were detected with connectivity patterns by island area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0.18,  p = 0.697 in Galapagos;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0.12,  p = 0.847 in Canaries; </w:t>
      </w:r>
      <w:proofErr w:type="spellStart"/>
      <w:r w:rsidR="00C54839" w:rsidRPr="00D03DBA">
        <w:rPr>
          <w:rFonts w:ascii="Times New Roman" w:eastAsia="Times New Roman" w:hAnsi="Times New Roman" w:cs="Times New Roman"/>
          <w:sz w:val="24"/>
          <w:szCs w:val="24"/>
          <w:lang w:val="en-GB"/>
        </w:rPr>
        <w:t>ProcCor</w:t>
      </w:r>
      <w:proofErr w:type="spellEnd"/>
      <w:r w:rsidR="00C54839" w:rsidRPr="00D03DBA">
        <w:rPr>
          <w:rFonts w:ascii="Times New Roman" w:eastAsia="Times New Roman" w:hAnsi="Times New Roman" w:cs="Times New Roman"/>
          <w:sz w:val="24"/>
          <w:szCs w:val="24"/>
          <w:lang w:val="en-GB"/>
        </w:rPr>
        <w:t xml:space="preserve"> = 0.09,  p =0.860 in Azores) (Fig. 2</w:t>
      </w:r>
      <w:r w:rsidR="00C54839" w:rsidRPr="00D03DBA">
        <w:rPr>
          <w:rFonts w:ascii="Times New Roman" w:eastAsia="Times New Roman" w:hAnsi="Times New Roman" w:cs="Times New Roman"/>
          <w:i/>
          <w:sz w:val="24"/>
          <w:szCs w:val="24"/>
          <w:lang w:val="en-GB"/>
        </w:rPr>
        <w:t>B</w:t>
      </w:r>
      <w:r w:rsidR="00C54839" w:rsidRPr="00D03DBA">
        <w:rPr>
          <w:rFonts w:ascii="Times New Roman" w:eastAsia="Times New Roman" w:hAnsi="Times New Roman" w:cs="Times New Roman"/>
          <w:sz w:val="24"/>
          <w:szCs w:val="24"/>
          <w:lang w:val="en-GB"/>
        </w:rPr>
        <w:t>).</w:t>
      </w:r>
    </w:p>
    <w:p w14:paraId="54FF3DD4" w14:textId="77777777" w:rsidR="00960FEF" w:rsidRPr="00D03DBA" w:rsidRDefault="00960FEF">
      <w:pPr>
        <w:rPr>
          <w:rFonts w:ascii="Times New Roman" w:eastAsia="Times New Roman" w:hAnsi="Times New Roman" w:cs="Times New Roman"/>
          <w:b/>
          <w:sz w:val="24"/>
          <w:szCs w:val="24"/>
          <w:lang w:val="en-GB"/>
        </w:rPr>
      </w:pPr>
    </w:p>
    <w:p w14:paraId="54FF3DD5" w14:textId="77777777"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Island centrality and percentage of littoral species</w:t>
      </w:r>
    </w:p>
    <w:p w14:paraId="54FF3DD6" w14:textId="77777777" w:rsidR="00960FEF" w:rsidRPr="00D03DBA" w:rsidRDefault="00960FEF">
      <w:pPr>
        <w:rPr>
          <w:rFonts w:ascii="Times New Roman" w:eastAsia="Times New Roman" w:hAnsi="Times New Roman" w:cs="Times New Roman"/>
          <w:b/>
          <w:sz w:val="24"/>
          <w:szCs w:val="24"/>
          <w:lang w:val="en-GB"/>
        </w:rPr>
      </w:pPr>
    </w:p>
    <w:p w14:paraId="54FF3DD7" w14:textId="01D55084" w:rsidR="00960FEF" w:rsidRPr="00D03DBA" w:rsidRDefault="00C54839">
      <w:pPr>
        <w:ind w:firstLine="720"/>
        <w:rPr>
          <w:rFonts w:ascii="Times New Roman" w:eastAsia="Times New Roman" w:hAnsi="Times New Roman" w:cs="Times New Roman"/>
          <w:sz w:val="24"/>
          <w:szCs w:val="24"/>
          <w:highlight w:val="yellow"/>
          <w:lang w:val="en-GB"/>
        </w:rPr>
      </w:pPr>
      <w:r w:rsidRPr="00D03DBA">
        <w:rPr>
          <w:rFonts w:ascii="Times New Roman" w:eastAsia="Times New Roman" w:hAnsi="Times New Roman" w:cs="Times New Roman"/>
          <w:sz w:val="24"/>
          <w:szCs w:val="24"/>
          <w:lang w:val="en-GB"/>
        </w:rPr>
        <w:t xml:space="preserve">The </w:t>
      </w:r>
      <w:r w:rsidR="002A0CC8">
        <w:rPr>
          <w:rFonts w:ascii="Times New Roman" w:eastAsia="Times New Roman" w:hAnsi="Times New Roman" w:cs="Times New Roman"/>
          <w:sz w:val="24"/>
          <w:szCs w:val="24"/>
          <w:lang w:val="en-GB"/>
        </w:rPr>
        <w:t>proportion</w:t>
      </w:r>
      <w:r w:rsidRPr="00D03DBA">
        <w:rPr>
          <w:rFonts w:ascii="Times New Roman" w:eastAsia="Times New Roman" w:hAnsi="Times New Roman" w:cs="Times New Roman"/>
          <w:sz w:val="24"/>
          <w:szCs w:val="24"/>
          <w:lang w:val="en-GB"/>
        </w:rPr>
        <w:t xml:space="preserve"> of littoral species was highest in the Azores </w:t>
      </w:r>
      <w:r w:rsidR="002A0CC8">
        <w:rPr>
          <w:rFonts w:ascii="Times New Roman" w:eastAsia="Times New Roman" w:hAnsi="Times New Roman" w:cs="Times New Roman"/>
          <w:sz w:val="24"/>
          <w:szCs w:val="24"/>
          <w:lang w:val="en-GB"/>
        </w:rPr>
        <w:t>(Mean=</w:t>
      </w:r>
      <w:r w:rsidRPr="00D03DBA">
        <w:rPr>
          <w:rFonts w:ascii="Times New Roman" w:eastAsia="Times New Roman" w:hAnsi="Times New Roman" w:cs="Times New Roman"/>
          <w:sz w:val="24"/>
          <w:szCs w:val="24"/>
          <w:lang w:val="en-GB"/>
        </w:rPr>
        <w:t>16.5</w:t>
      </w:r>
      <w:r w:rsidR="007A64BA">
        <w:rPr>
          <w:rStyle w:val="Refdecomentario"/>
        </w:rPr>
        <w:commentReference w:id="107"/>
      </w:r>
      <w:commentRangeStart w:id="108"/>
      <w:r w:rsidRPr="00D03DBA">
        <w:rPr>
          <w:rFonts w:ascii="Times New Roman" w:eastAsia="Times New Roman" w:hAnsi="Times New Roman" w:cs="Times New Roman"/>
          <w:sz w:val="24"/>
          <w:szCs w:val="24"/>
          <w:lang w:val="en-GB"/>
        </w:rPr>
        <w:t>%</w:t>
      </w:r>
      <w:r w:rsidR="007D4019">
        <w:rPr>
          <w:rFonts w:ascii="Times New Roman" w:eastAsia="Times New Roman" w:hAnsi="Times New Roman" w:cs="Times New Roman"/>
          <w:sz w:val="24"/>
          <w:szCs w:val="24"/>
          <w:lang w:val="en-GB"/>
        </w:rPr>
        <w:t>±</w:t>
      </w:r>
      <w:r w:rsidRPr="00D03DBA">
        <w:rPr>
          <w:rFonts w:ascii="Times New Roman" w:eastAsia="Times New Roman" w:hAnsi="Times New Roman" w:cs="Times New Roman"/>
          <w:sz w:val="24"/>
          <w:szCs w:val="24"/>
          <w:lang w:val="en-GB"/>
        </w:rPr>
        <w:t xml:space="preserve"> </w:t>
      </w:r>
      <w:commentRangeEnd w:id="108"/>
      <w:r w:rsidR="007D4019">
        <w:rPr>
          <w:rStyle w:val="Refdecomentario"/>
        </w:rPr>
        <w:commentReference w:id="108"/>
      </w:r>
      <w:r w:rsidRPr="00D03DBA">
        <w:rPr>
          <w:rFonts w:ascii="Times New Roman" w:eastAsia="Times New Roman" w:hAnsi="Times New Roman" w:cs="Times New Roman"/>
          <w:sz w:val="24"/>
          <w:szCs w:val="24"/>
          <w:lang w:val="en-GB"/>
        </w:rPr>
        <w:t xml:space="preserve">1.49), followed by the Canaries at 14.74% (SD = 6.59) and the Galapagos at 9.75% (SD = 2.51) (Table 1). The islands with the highest and lowest percentages were Graciosa (19 %) and Flores (15 %) in Azores, Fuerteventura (24 %) and La Palma (8 %) in Canaries, and </w:t>
      </w:r>
      <w:proofErr w:type="spellStart"/>
      <w:r w:rsidRPr="00D03DBA">
        <w:rPr>
          <w:rFonts w:ascii="Times New Roman" w:eastAsia="Times New Roman" w:hAnsi="Times New Roman" w:cs="Times New Roman"/>
          <w:sz w:val="24"/>
          <w:szCs w:val="24"/>
          <w:lang w:val="en-GB"/>
        </w:rPr>
        <w:t>Genovesa</w:t>
      </w:r>
      <w:proofErr w:type="spellEnd"/>
      <w:r w:rsidRPr="00D03DBA">
        <w:rPr>
          <w:rFonts w:ascii="Times New Roman" w:eastAsia="Times New Roman" w:hAnsi="Times New Roman" w:cs="Times New Roman"/>
          <w:sz w:val="24"/>
          <w:szCs w:val="24"/>
          <w:lang w:val="en-GB"/>
        </w:rPr>
        <w:t xml:space="preserve"> (16 %) and Isabela (8 %) in Galapagos (Table S1).</w:t>
      </w:r>
    </w:p>
    <w:p w14:paraId="54FF3DD8" w14:textId="77777777" w:rsidR="00960FEF" w:rsidRPr="00D03DBA" w:rsidRDefault="00960FEF">
      <w:pPr>
        <w:rPr>
          <w:rFonts w:ascii="Times New Roman" w:eastAsia="Times New Roman" w:hAnsi="Times New Roman" w:cs="Times New Roman"/>
          <w:sz w:val="24"/>
          <w:szCs w:val="24"/>
          <w:lang w:val="en-GB"/>
        </w:rPr>
      </w:pPr>
    </w:p>
    <w:p w14:paraId="54FF3DD9" w14:textId="7A914C95" w:rsidR="00960FEF" w:rsidRPr="00D03DBA" w:rsidRDefault="00C54839">
      <w:pPr>
        <w:ind w:firstLine="720"/>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The Canaries exhibited a mean </w:t>
      </w:r>
      <w:commentRangeStart w:id="109"/>
      <w:r w:rsidRPr="00D03DBA">
        <w:rPr>
          <w:rFonts w:ascii="Times New Roman" w:eastAsia="Times New Roman" w:hAnsi="Times New Roman" w:cs="Times New Roman"/>
          <w:sz w:val="24"/>
          <w:szCs w:val="24"/>
          <w:lang w:val="en-GB"/>
        </w:rPr>
        <w:t xml:space="preserve">In-Degree </w:t>
      </w:r>
      <w:commentRangeStart w:id="110"/>
      <w:commentRangeEnd w:id="109"/>
      <w:r w:rsidRPr="00D03DBA">
        <w:rPr>
          <w:rFonts w:ascii="Times New Roman" w:eastAsia="Times New Roman" w:hAnsi="Times New Roman" w:cs="Times New Roman"/>
          <w:sz w:val="24"/>
          <w:szCs w:val="24"/>
          <w:lang w:val="en-GB"/>
        </w:rPr>
        <w:t>(</w:t>
      </w:r>
      <m:oMath>
        <m:r>
          <m:rPr>
            <m:sty m:val="bi"/>
          </m:rPr>
          <w:rPr>
            <w:rFonts w:ascii="Times New Roman" w:eastAsia="Times New Roman" w:hAnsi="Times New Roman" w:cs="Times New Roman"/>
            <w:sz w:val="24"/>
            <w:szCs w:val="24"/>
            <w:lang w:val="en-GB"/>
          </w:rPr>
          <m:t xml:space="preserve"> </m:t>
        </m:r>
        <m:bar>
          <m:barPr>
            <m:ctrlPr>
              <w:rPr>
                <w:rFonts w:ascii="Times New Roman" w:eastAsia="Times New Roman" w:hAnsi="Times New Roman" w:cs="Times New Roman"/>
                <w:b/>
                <w:sz w:val="24"/>
                <w:szCs w:val="24"/>
              </w:rPr>
            </m:ctrlPr>
          </m:barPr>
          <m:e>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m:t>
                </m:r>
                <m:r>
                  <m:rPr>
                    <m:sty m:val="bi"/>
                  </m:rPr>
                  <w:rPr>
                    <w:rFonts w:ascii="Times New Roman" w:eastAsia="Times New Roman" w:hAnsi="Times New Roman" w:cs="Times New Roman"/>
                    <w:sz w:val="24"/>
                    <w:szCs w:val="24"/>
                    <w:lang w:val="en-GB"/>
                  </w:rPr>
                  <m:t xml:space="preserve"> </m:t>
                </m:r>
              </m:sub>
              <m:sup>
                <m:r>
                  <m:rPr>
                    <m:sty m:val="bi"/>
                  </m:rPr>
                  <w:rPr>
                    <w:rFonts w:ascii="Times New Roman" w:eastAsia="Times New Roman" w:hAnsi="Times New Roman" w:cs="Times New Roman"/>
                    <w:sz w:val="24"/>
                    <w:szCs w:val="24"/>
                  </w:rPr>
                  <m:t>W</m:t>
                </m:r>
              </m:sup>
            </m:sSubSup>
          </m:e>
        </m:bar>
      </m:oMath>
      <w:r w:rsidRPr="00D03DBA">
        <w:rPr>
          <w:rFonts w:ascii="Times New Roman" w:eastAsia="Times New Roman" w:hAnsi="Times New Roman" w:cs="Times New Roman"/>
          <w:sz w:val="24"/>
          <w:szCs w:val="24"/>
          <w:lang w:val="en-GB"/>
        </w:rPr>
        <w:t xml:space="preserve">) </w:t>
      </w:r>
      <w:commentRangeEnd w:id="110"/>
      <w:r w:rsidR="003119FB">
        <w:rPr>
          <w:rStyle w:val="Refdecomentario"/>
        </w:rPr>
        <w:commentReference w:id="110"/>
      </w:r>
      <w:r w:rsidRPr="00D03DBA">
        <w:rPr>
          <w:rFonts w:ascii="Times New Roman" w:eastAsia="Times New Roman" w:hAnsi="Times New Roman" w:cs="Times New Roman"/>
          <w:sz w:val="24"/>
          <w:szCs w:val="24"/>
          <w:lang w:val="en-GB"/>
        </w:rPr>
        <w:t>of 0.56 (SD = 1.48), while values were markedly lower in Galapagos (</w:t>
      </w:r>
      <w:r w:rsidRPr="00D03DBA">
        <w:rPr>
          <w:rFonts w:ascii="Times New Roman" w:eastAsia="Times New Roman" w:hAnsi="Times New Roman" w:cs="Times New Roman"/>
          <w:b/>
          <w:sz w:val="24"/>
          <w:szCs w:val="24"/>
          <w:lang w:val="en-GB"/>
        </w:rPr>
        <w:t xml:space="preserve"> </w:t>
      </w:r>
      <m:oMath>
        <m:bar>
          <m:barPr>
            <m:ctrlPr>
              <w:rPr>
                <w:rFonts w:ascii="Cambria Math" w:hAnsi="Cambria Math"/>
              </w:rPr>
            </m:ctrlPr>
          </m:barPr>
          <m:e>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m:t>
                </m:r>
                <m:r>
                  <m:rPr>
                    <m:sty m:val="bi"/>
                  </m:rPr>
                  <w:rPr>
                    <w:rFonts w:ascii="Times New Roman" w:eastAsia="Times New Roman" w:hAnsi="Times New Roman" w:cs="Times New Roman"/>
                    <w:sz w:val="24"/>
                    <w:szCs w:val="24"/>
                    <w:lang w:val="en-GB"/>
                  </w:rPr>
                  <m:t xml:space="preserve"> </m:t>
                </m:r>
              </m:sub>
              <m:sup>
                <m:r>
                  <m:rPr>
                    <m:sty m:val="bi"/>
                  </m:rPr>
                  <w:rPr>
                    <w:rFonts w:ascii="Times New Roman" w:eastAsia="Times New Roman" w:hAnsi="Times New Roman" w:cs="Times New Roman"/>
                    <w:sz w:val="24"/>
                    <w:szCs w:val="24"/>
                  </w:rPr>
                  <m:t>W</m:t>
                </m:r>
              </m:sup>
            </m:sSubSup>
          </m:e>
        </m:ba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gal</m:t>
        </m:r>
        <m:r>
          <m:rPr>
            <m:sty m:val="bi"/>
          </m:rP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b/>
          <w:sz w:val="24"/>
          <w:szCs w:val="24"/>
          <w:lang w:val="en-GB"/>
        </w:rPr>
        <w:t xml:space="preserve">= </w:t>
      </w:r>
      <w:r w:rsidRPr="00D03DBA">
        <w:rPr>
          <w:rFonts w:ascii="Times New Roman" w:eastAsia="Times New Roman" w:hAnsi="Times New Roman" w:cs="Times New Roman"/>
          <w:sz w:val="24"/>
          <w:szCs w:val="24"/>
          <w:lang w:val="en-GB"/>
        </w:rPr>
        <w:t>0.03, SD = 0.02) and Azores (</w:t>
      </w:r>
      <w:r w:rsidRPr="00D03DBA">
        <w:rPr>
          <w:rFonts w:ascii="Times New Roman" w:eastAsia="Times New Roman" w:hAnsi="Times New Roman" w:cs="Times New Roman"/>
          <w:b/>
          <w:sz w:val="24"/>
          <w:szCs w:val="24"/>
          <w:lang w:val="en-GB"/>
        </w:rPr>
        <w:t xml:space="preserve"> </w:t>
      </w:r>
      <m:oMath>
        <m:bar>
          <m:barPr>
            <m:ctrlPr>
              <w:rPr>
                <w:rFonts w:ascii="Cambria Math" w:hAnsi="Cambria Math"/>
              </w:rPr>
            </m:ctrlPr>
          </m:barPr>
          <m:e>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m:t>
                </m:r>
                <m:r>
                  <m:rPr>
                    <m:sty m:val="bi"/>
                  </m:rPr>
                  <w:rPr>
                    <w:rFonts w:ascii="Times New Roman" w:eastAsia="Times New Roman" w:hAnsi="Times New Roman" w:cs="Times New Roman"/>
                    <w:sz w:val="24"/>
                    <w:szCs w:val="24"/>
                    <w:lang w:val="en-GB"/>
                  </w:rPr>
                  <m:t xml:space="preserve"> </m:t>
                </m:r>
              </m:sub>
              <m:sup>
                <m:r>
                  <m:rPr>
                    <m:sty m:val="bi"/>
                  </m:rPr>
                  <w:rPr>
                    <w:rFonts w:ascii="Times New Roman" w:eastAsia="Times New Roman" w:hAnsi="Times New Roman" w:cs="Times New Roman"/>
                    <w:sz w:val="24"/>
                    <w:szCs w:val="24"/>
                  </w:rPr>
                  <m:t>W</m:t>
                </m:r>
              </m:sup>
            </m:sSubSup>
          </m:e>
        </m:ba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az</m:t>
        </m:r>
        <m:r>
          <m:rPr>
            <m:sty m:val="bi"/>
          </m:rP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b/>
          <w:sz w:val="24"/>
          <w:szCs w:val="24"/>
          <w:lang w:val="en-GB"/>
        </w:rPr>
        <w:t xml:space="preserve">= </w:t>
      </w:r>
      <w:r w:rsidRPr="00D03DBA">
        <w:rPr>
          <w:rFonts w:ascii="Times New Roman" w:eastAsia="Times New Roman" w:hAnsi="Times New Roman" w:cs="Times New Roman"/>
          <w:sz w:val="24"/>
          <w:szCs w:val="24"/>
          <w:lang w:val="en-GB"/>
        </w:rPr>
        <w:t xml:space="preserve">0.01, SD = 0.02). Similar results were observed for </w:t>
      </w:r>
      <w:r w:rsidRPr="00D03DBA">
        <w:rPr>
          <w:rFonts w:ascii="Times New Roman" w:eastAsia="Times New Roman" w:hAnsi="Times New Roman" w:cs="Times New Roman"/>
          <w:b/>
          <w:sz w:val="24"/>
          <w:szCs w:val="24"/>
          <w:lang w:val="en-GB"/>
        </w:rPr>
        <w:t xml:space="preserve"> </w:t>
      </w:r>
      <m:oMath>
        <m:bar>
          <m:barPr>
            <m:ctrlPr>
              <w:rPr>
                <w:rFonts w:ascii="Cambria Math" w:hAnsi="Cambria Math"/>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Out</m:t>
                </m:r>
                <m:r>
                  <w:rPr>
                    <w:rFonts w:ascii="Times New Roman" w:eastAsia="Times New Roman" w:hAnsi="Times New Roman" w:cs="Times New Roman"/>
                    <w:sz w:val="24"/>
                    <w:szCs w:val="24"/>
                    <w:lang w:val="en-GB"/>
                  </w:rPr>
                  <m:t xml:space="preserve"> </m:t>
                </m:r>
              </m:sub>
              <m:sup>
                <m:r>
                  <w:rPr>
                    <w:rFonts w:ascii="Times New Roman" w:eastAsia="Times New Roman" w:hAnsi="Times New Roman" w:cs="Times New Roman"/>
                    <w:sz w:val="24"/>
                    <w:szCs w:val="24"/>
                  </w:rPr>
                  <m:t>W</m:t>
                </m:r>
              </m:sup>
            </m:sSubSup>
          </m:e>
        </m:bar>
      </m:oMath>
      <w:r w:rsidRPr="00D03DBA">
        <w:rPr>
          <w:rFonts w:ascii="Times New Roman" w:eastAsia="Times New Roman" w:hAnsi="Times New Roman" w:cs="Times New Roman"/>
          <w:sz w:val="24"/>
          <w:szCs w:val="24"/>
          <w:lang w:val="en-GB"/>
        </w:rPr>
        <w:t xml:space="preserve"> in the three archipelagos. </w:t>
      </w:r>
      <w:r w:rsidR="002D2037">
        <w:rPr>
          <w:rFonts w:ascii="Times New Roman" w:eastAsia="Times New Roman" w:hAnsi="Times New Roman" w:cs="Times New Roman"/>
          <w:sz w:val="24"/>
          <w:szCs w:val="24"/>
          <w:lang w:val="en-GB"/>
        </w:rPr>
        <w:t>M</w:t>
      </w:r>
      <w:r w:rsidRPr="00D03DBA">
        <w:rPr>
          <w:rFonts w:ascii="Times New Roman" w:eastAsia="Times New Roman" w:hAnsi="Times New Roman" w:cs="Times New Roman"/>
          <w:sz w:val="24"/>
          <w:szCs w:val="24"/>
          <w:lang w:val="en-GB"/>
        </w:rPr>
        <w:t xml:space="preserve">ean Closeness </w:t>
      </w:r>
      <w:r w:rsidR="004E499E">
        <w:rPr>
          <w:rFonts w:ascii="Times New Roman" w:eastAsia="Times New Roman" w:hAnsi="Times New Roman" w:cs="Times New Roman"/>
          <w:sz w:val="24"/>
          <w:szCs w:val="24"/>
          <w:lang w:val="en-GB"/>
        </w:rPr>
        <w:t xml:space="preserve">was much greater </w:t>
      </w:r>
      <w:r w:rsidRPr="00D03DBA">
        <w:rPr>
          <w:rFonts w:ascii="Times New Roman" w:eastAsia="Times New Roman" w:hAnsi="Times New Roman" w:cs="Times New Roman"/>
          <w:sz w:val="24"/>
          <w:szCs w:val="24"/>
          <w:lang w:val="en-GB"/>
        </w:rPr>
        <w:t xml:space="preserve">in the Galapagos = 0.17 </w:t>
      </w:r>
      <w:r w:rsidR="004E499E">
        <w:rPr>
          <w:rFonts w:ascii="Times New Roman" w:eastAsia="Times New Roman" w:hAnsi="Times New Roman" w:cs="Times New Roman"/>
          <w:sz w:val="24"/>
          <w:szCs w:val="24"/>
          <w:lang w:val="en-GB"/>
        </w:rPr>
        <w:t>±</w:t>
      </w:r>
      <w:r w:rsidRPr="00D03DBA">
        <w:rPr>
          <w:rFonts w:ascii="Times New Roman" w:eastAsia="Times New Roman" w:hAnsi="Times New Roman" w:cs="Times New Roman"/>
          <w:sz w:val="24"/>
          <w:szCs w:val="24"/>
          <w:lang w:val="en-GB"/>
        </w:rPr>
        <w:t xml:space="preserve">0.04), </w:t>
      </w:r>
      <w:r w:rsidR="004E499E">
        <w:rPr>
          <w:rFonts w:ascii="Times New Roman" w:eastAsia="Times New Roman" w:hAnsi="Times New Roman" w:cs="Times New Roman"/>
          <w:sz w:val="24"/>
          <w:szCs w:val="24"/>
          <w:lang w:val="en-GB"/>
        </w:rPr>
        <w:t>than in</w:t>
      </w:r>
      <w:r w:rsidRPr="00D03DBA">
        <w:rPr>
          <w:rFonts w:ascii="Times New Roman" w:eastAsia="Times New Roman" w:hAnsi="Times New Roman" w:cs="Times New Roman"/>
          <w:sz w:val="24"/>
          <w:szCs w:val="24"/>
          <w:lang w:val="en-GB"/>
        </w:rPr>
        <w:t xml:space="preserve"> the Canaries (</w: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r>
                  <w:rPr>
                    <w:rFonts w:ascii="Times New Roman" w:eastAsia="Times New Roman" w:hAnsi="Times New Roman" w:cs="Times New Roman"/>
                    <w:sz w:val="24"/>
                    <w:szCs w:val="24"/>
                    <w:lang w:val="en-GB"/>
                  </w:rPr>
                  <m:t xml:space="preserve"> </m:t>
                </m:r>
              </m:sub>
              <m:sup/>
            </m:sSubSup>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can</m:t>
            </m:r>
            <m:r>
              <w:rPr>
                <w:rFonts w:ascii="Times New Roman" w:eastAsia="Times New Roman" w:hAnsi="Times New Roman" w:cs="Times New Roman"/>
                <w:sz w:val="24"/>
                <w:szCs w:val="24"/>
                <w:lang w:val="en-GB"/>
              </w:rPr>
              <m:t>)</m:t>
            </m:r>
          </m:e>
        </m:bar>
        <m: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sz w:val="24"/>
          <w:szCs w:val="24"/>
          <w:lang w:val="en-GB"/>
        </w:rPr>
        <w:t>= 0.09, SD = 0.03) and Azores (</w: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r>
                  <w:rPr>
                    <w:rFonts w:ascii="Times New Roman" w:eastAsia="Times New Roman" w:hAnsi="Times New Roman" w:cs="Times New Roman"/>
                    <w:sz w:val="24"/>
                    <w:szCs w:val="24"/>
                    <w:lang w:val="en-GB"/>
                  </w:rPr>
                  <m:t xml:space="preserve"> </m:t>
                </m:r>
              </m:sub>
              <m:sup/>
            </m:sSubSup>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az</m:t>
            </m:r>
            <m:r>
              <w:rPr>
                <w:rFonts w:ascii="Times New Roman" w:eastAsia="Times New Roman" w:hAnsi="Times New Roman" w:cs="Times New Roman"/>
                <w:sz w:val="24"/>
                <w:szCs w:val="24"/>
                <w:lang w:val="en-GB"/>
              </w:rPr>
              <m:t>)</m:t>
            </m:r>
          </m:e>
        </m:bar>
        <m: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sz w:val="24"/>
          <w:szCs w:val="24"/>
          <w:lang w:val="en-GB"/>
        </w:rPr>
        <w:t xml:space="preserve">= 0.06, SD = 0.02). Lastly, </w:t>
      </w:r>
      <w:proofErr w:type="spellStart"/>
      <w:r w:rsidRPr="00D03DBA">
        <w:rPr>
          <w:rFonts w:ascii="Times New Roman" w:eastAsia="Times New Roman" w:hAnsi="Times New Roman" w:cs="Times New Roman"/>
          <w:sz w:val="24"/>
          <w:szCs w:val="24"/>
          <w:lang w:val="en-GB"/>
        </w:rPr>
        <w:t>Betweenness</w:t>
      </w:r>
      <w:proofErr w:type="spellEnd"/>
      <w:r w:rsidRPr="00D03DBA">
        <w:rPr>
          <w:rFonts w:ascii="Times New Roman" w:eastAsia="Times New Roman" w:hAnsi="Times New Roman" w:cs="Times New Roman"/>
          <w:sz w:val="24"/>
          <w:szCs w:val="24"/>
          <w:lang w:val="en-GB"/>
        </w:rPr>
        <w:t xml:space="preserve"> was highest in Azores (</w: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r>
                  <w:rPr>
                    <w:rFonts w:ascii="Times New Roman" w:eastAsia="Times New Roman" w:hAnsi="Times New Roman" w:cs="Times New Roman"/>
                    <w:sz w:val="24"/>
                    <w:szCs w:val="24"/>
                    <w:lang w:val="en-GB"/>
                  </w:rPr>
                  <m:t xml:space="preserve"> </m:t>
                </m:r>
              </m:sub>
              <m:sup/>
            </m:sSubSup>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az</m:t>
            </m:r>
            <m:r>
              <w:rPr>
                <w:rFonts w:ascii="Times New Roman" w:eastAsia="Times New Roman" w:hAnsi="Times New Roman" w:cs="Times New Roman"/>
                <w:sz w:val="24"/>
                <w:szCs w:val="24"/>
                <w:lang w:val="en-GB"/>
              </w:rPr>
              <m:t>)</m:t>
            </m:r>
          </m:e>
        </m:bar>
        <m: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sz w:val="24"/>
          <w:szCs w:val="24"/>
          <w:lang w:val="en-GB"/>
        </w:rPr>
        <w:t>= 13.56, SD = 11.20), followed by the Galapagos (</w: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r>
                  <w:rPr>
                    <w:rFonts w:ascii="Times New Roman" w:eastAsia="Times New Roman" w:hAnsi="Times New Roman" w:cs="Times New Roman"/>
                    <w:sz w:val="24"/>
                    <w:szCs w:val="24"/>
                    <w:lang w:val="en-GB"/>
                  </w:rPr>
                  <m:t xml:space="preserve"> </m:t>
                </m:r>
              </m:sub>
              <m:sup/>
            </m:sSubSup>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gal</m:t>
            </m:r>
            <m:r>
              <w:rPr>
                <w:rFonts w:ascii="Times New Roman" w:eastAsia="Times New Roman" w:hAnsi="Times New Roman" w:cs="Times New Roman"/>
                <w:sz w:val="24"/>
                <w:szCs w:val="24"/>
                <w:lang w:val="en-GB"/>
              </w:rPr>
              <m:t>)</m:t>
            </m:r>
          </m:e>
        </m:bar>
        <m: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sz w:val="24"/>
          <w:szCs w:val="24"/>
          <w:lang w:val="en-GB"/>
        </w:rPr>
        <w:t>= 10.17, SD = 10.18) and the Canaries (</w: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r>
                  <w:rPr>
                    <w:rFonts w:ascii="Times New Roman" w:eastAsia="Times New Roman" w:hAnsi="Times New Roman" w:cs="Times New Roman"/>
                    <w:sz w:val="24"/>
                    <w:szCs w:val="24"/>
                    <w:lang w:val="en-GB"/>
                  </w:rPr>
                  <m:t xml:space="preserve"> </m:t>
                </m:r>
              </m:sub>
              <m:sup/>
            </m:sSubSup>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can</m:t>
            </m:r>
            <m:r>
              <w:rPr>
                <w:rFonts w:ascii="Times New Roman" w:eastAsia="Times New Roman" w:hAnsi="Times New Roman" w:cs="Times New Roman"/>
                <w:sz w:val="24"/>
                <w:szCs w:val="24"/>
                <w:lang w:val="en-GB"/>
              </w:rPr>
              <m:t>)</m:t>
            </m:r>
          </m:e>
        </m:bar>
        <m: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sz w:val="24"/>
          <w:szCs w:val="24"/>
          <w:lang w:val="en-GB"/>
        </w:rPr>
        <w:t xml:space="preserve">= 7.43, SD = 7.72). </w:t>
      </w:r>
    </w:p>
    <w:p w14:paraId="54FF3DDA" w14:textId="77777777" w:rsidR="00960FEF" w:rsidRPr="00D03DBA" w:rsidRDefault="00960FEF">
      <w:pPr>
        <w:rPr>
          <w:rFonts w:ascii="Times New Roman" w:eastAsia="Times New Roman" w:hAnsi="Times New Roman" w:cs="Times New Roman"/>
          <w:sz w:val="24"/>
          <w:szCs w:val="24"/>
          <w:lang w:val="en-GB"/>
        </w:rPr>
      </w:pPr>
    </w:p>
    <w:p w14:paraId="54FF3DDB" w14:textId="4738E498" w:rsidR="00960FEF" w:rsidRPr="00D03DBA" w:rsidRDefault="00C54839">
      <w:pPr>
        <w:ind w:firstLine="720"/>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Islands with the highest centrality measures included Santa Cruz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and Santa Fe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in Galapagos; Fuerteventura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Lanzarote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and Tenerife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in Canaries; and Pico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Faial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and Sao Jorge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in Azores (Table S1).</w:t>
      </w:r>
    </w:p>
    <w:p w14:paraId="54FF3DDC" w14:textId="77777777" w:rsidR="00960FEF" w:rsidRPr="00D03DBA" w:rsidRDefault="00960FEF">
      <w:pPr>
        <w:rPr>
          <w:rFonts w:ascii="Times New Roman" w:eastAsia="Times New Roman" w:hAnsi="Times New Roman" w:cs="Times New Roman"/>
          <w:sz w:val="24"/>
          <w:szCs w:val="24"/>
          <w:lang w:val="en-GB"/>
        </w:rPr>
      </w:pPr>
    </w:p>
    <w:p w14:paraId="54FF3DDD" w14:textId="77777777" w:rsidR="00960FEF" w:rsidRPr="00D03DBA" w:rsidRDefault="00960FEF">
      <w:pPr>
        <w:rPr>
          <w:rFonts w:ascii="Times New Roman" w:eastAsia="Times New Roman" w:hAnsi="Times New Roman" w:cs="Times New Roman"/>
          <w:b/>
          <w:sz w:val="24"/>
          <w:szCs w:val="24"/>
          <w:lang w:val="en-GB"/>
        </w:rPr>
      </w:pPr>
    </w:p>
    <w:p w14:paraId="54FF3DDE" w14:textId="77777777"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Effect of island centrality on the percent of littoral species</w:t>
      </w:r>
    </w:p>
    <w:p w14:paraId="54FF3DDF" w14:textId="77777777" w:rsidR="00960FEF" w:rsidRPr="00D03DBA" w:rsidRDefault="00960FEF">
      <w:pPr>
        <w:rPr>
          <w:rFonts w:ascii="Times New Roman" w:eastAsia="Times New Roman" w:hAnsi="Times New Roman" w:cs="Times New Roman"/>
          <w:b/>
          <w:sz w:val="24"/>
          <w:szCs w:val="24"/>
          <w:lang w:val="en-GB"/>
        </w:rPr>
      </w:pPr>
    </w:p>
    <w:p w14:paraId="54FF3DE0" w14:textId="55F9903C" w:rsidR="00960FEF" w:rsidRPr="00D03DBA" w:rsidRDefault="009C2E9B">
      <w:pPr>
        <w:spacing w:before="240" w:after="240"/>
        <w:ind w:firstLine="720"/>
        <w:jc w:val="both"/>
        <w:rPr>
          <w:rFonts w:ascii="Times New Roman" w:eastAsia="Times New Roman" w:hAnsi="Times New Roman" w:cs="Times New Roman"/>
          <w:b/>
          <w:sz w:val="24"/>
          <w:szCs w:val="24"/>
          <w:lang w:val="en-GB"/>
        </w:rPr>
      </w:pPr>
      <w:r>
        <w:rPr>
          <w:rFonts w:ascii="Times New Roman" w:eastAsia="Times New Roman" w:hAnsi="Times New Roman" w:cs="Times New Roman"/>
          <w:sz w:val="24"/>
          <w:szCs w:val="24"/>
          <w:lang w:val="en-GB"/>
        </w:rPr>
        <w:t>T</w:t>
      </w:r>
      <w:r w:rsidR="00C54839" w:rsidRPr="00D03DBA">
        <w:rPr>
          <w:rFonts w:ascii="Times New Roman" w:eastAsia="Times New Roman" w:hAnsi="Times New Roman" w:cs="Times New Roman"/>
          <w:sz w:val="24"/>
          <w:szCs w:val="24"/>
          <w:lang w:val="en-GB"/>
        </w:rPr>
        <w:t xml:space="preserve">he proportion of littoral plants </w:t>
      </w:r>
      <w:r>
        <w:rPr>
          <w:rFonts w:ascii="Times New Roman" w:eastAsia="Times New Roman" w:hAnsi="Times New Roman" w:cs="Times New Roman"/>
          <w:sz w:val="24"/>
          <w:szCs w:val="24"/>
          <w:lang w:val="en-GB"/>
        </w:rPr>
        <w:t xml:space="preserve">significantly varied </w:t>
      </w:r>
      <w:r w:rsidR="0014085C">
        <w:rPr>
          <w:rFonts w:ascii="Times New Roman" w:eastAsia="Times New Roman" w:hAnsi="Times New Roman" w:cs="Times New Roman"/>
          <w:sz w:val="24"/>
          <w:szCs w:val="24"/>
          <w:lang w:val="en-GB"/>
        </w:rPr>
        <w:t xml:space="preserve">across archipelagos in all models </w:t>
      </w:r>
      <w:r w:rsidR="00C54839" w:rsidRPr="00D03DBA">
        <w:rPr>
          <w:rFonts w:ascii="Times New Roman" w:eastAsia="Times New Roman" w:hAnsi="Times New Roman" w:cs="Times New Roman"/>
          <w:sz w:val="24"/>
          <w:szCs w:val="24"/>
          <w:lang w:val="en-GB"/>
        </w:rPr>
        <w:t>(</w:t>
      </w:r>
      <w:r w:rsidR="001026DF" w:rsidRPr="007E688B">
        <w:rPr>
          <w:rFonts w:ascii="Times New Roman" w:eastAsia="Times New Roman" w:hAnsi="Times New Roman" w:cs="Times New Roman"/>
          <w:sz w:val="24"/>
          <w:szCs w:val="24"/>
          <w:lang w:val="en-GB"/>
        </w:rPr>
        <w:t>In</w:t>
      </w:r>
      <w:r w:rsidR="001026DF">
        <w:rPr>
          <w:rFonts w:ascii="Times New Roman" w:eastAsia="Times New Roman" w:hAnsi="Times New Roman" w:cs="Times New Roman"/>
          <w:sz w:val="24"/>
          <w:szCs w:val="24"/>
          <w:lang w:val="en-GB"/>
        </w:rPr>
        <w:t xml:space="preserve"> degree</w:t>
      </w:r>
      <w:r w:rsidR="00C54839" w:rsidRPr="00D03DBA">
        <w:rPr>
          <w:rFonts w:ascii="Times New Roman" w:eastAsia="Times New Roman" w:hAnsi="Times New Roman" w:cs="Times New Roman"/>
          <w:sz w:val="24"/>
          <w:szCs w:val="24"/>
          <w:lang w:val="en-GB"/>
        </w:rPr>
        <w:t xml:space="preserve">: </w:t>
      </w:r>
      <w:r w:rsidR="00C54839">
        <w:rPr>
          <w:rFonts w:ascii="Times New Roman" w:eastAsia="Times New Roman" w:hAnsi="Times New Roman" w:cs="Times New Roman"/>
          <w:sz w:val="24"/>
          <w:szCs w:val="24"/>
        </w:rPr>
        <w:t>χ</w:t>
      </w:r>
      <w:r w:rsidR="00C54839" w:rsidRPr="00D03DBA">
        <w:rPr>
          <w:rFonts w:ascii="Times New Roman" w:eastAsia="Times New Roman" w:hAnsi="Times New Roman" w:cs="Times New Roman"/>
          <w:sz w:val="24"/>
          <w:szCs w:val="24"/>
          <w:lang w:val="en-GB"/>
        </w:rPr>
        <w:t>²(2) = 40.96, p &lt; 0.001;</w:t>
      </w:r>
      <w:r w:rsidR="001026DF" w:rsidRPr="007E688B">
        <w:rPr>
          <w:rFonts w:ascii="Times New Roman" w:eastAsia="Times New Roman" w:hAnsi="Times New Roman" w:cs="Times New Roman"/>
          <w:sz w:val="24"/>
          <w:szCs w:val="24"/>
          <w:lang w:val="en-GB"/>
        </w:rPr>
        <w:t>Cl</w:t>
      </w:r>
      <w:r w:rsidR="001026DF">
        <w:rPr>
          <w:rFonts w:ascii="Times New Roman" w:eastAsia="Times New Roman" w:hAnsi="Times New Roman" w:cs="Times New Roman"/>
          <w:sz w:val="24"/>
          <w:szCs w:val="24"/>
          <w:lang w:val="en-GB"/>
        </w:rPr>
        <w:t>oseness</w:t>
      </w:r>
      <w:r w:rsidR="00C54839" w:rsidRPr="00D03DBA">
        <w:rPr>
          <w:rFonts w:ascii="Times New Roman" w:eastAsia="Times New Roman" w:hAnsi="Times New Roman" w:cs="Times New Roman"/>
          <w:sz w:val="24"/>
          <w:szCs w:val="24"/>
          <w:lang w:val="en-GB"/>
        </w:rPr>
        <w:t xml:space="preserve">: </w:t>
      </w:r>
      <w:r w:rsidR="00C54839">
        <w:rPr>
          <w:rFonts w:ascii="Times New Roman" w:eastAsia="Times New Roman" w:hAnsi="Times New Roman" w:cs="Times New Roman"/>
          <w:sz w:val="24"/>
          <w:szCs w:val="24"/>
        </w:rPr>
        <w:t>χ</w:t>
      </w:r>
      <w:r w:rsidR="00C54839" w:rsidRPr="00D03DBA">
        <w:rPr>
          <w:rFonts w:ascii="Times New Roman" w:eastAsia="Times New Roman" w:hAnsi="Times New Roman" w:cs="Times New Roman"/>
          <w:sz w:val="24"/>
          <w:szCs w:val="24"/>
          <w:lang w:val="en-GB"/>
        </w:rPr>
        <w:t>²(2) = 26.17, p &lt; 0.001</w:t>
      </w:r>
      <w:r w:rsidR="00E331DB">
        <w:rPr>
          <w:rFonts w:ascii="Times New Roman" w:eastAsia="Times New Roman" w:hAnsi="Times New Roman" w:cs="Times New Roman"/>
          <w:sz w:val="24"/>
          <w:szCs w:val="24"/>
          <w:lang w:val="en-GB"/>
        </w:rPr>
        <w:t>;</w:t>
      </w:r>
      <w:r w:rsidR="00E331DB" w:rsidRPr="007E688B">
        <w:rPr>
          <w:rFonts w:ascii="Times New Roman" w:eastAsia="Times New Roman" w:hAnsi="Times New Roman" w:cs="Times New Roman"/>
          <w:sz w:val="24"/>
          <w:szCs w:val="24"/>
          <w:lang w:val="en-GB"/>
        </w:rPr>
        <w:t>Betweeness</w:t>
      </w:r>
      <w:r w:rsidR="00C54839" w:rsidRPr="00D03DBA">
        <w:rPr>
          <w:rFonts w:ascii="Times New Roman" w:eastAsia="Times New Roman" w:hAnsi="Times New Roman" w:cs="Times New Roman"/>
          <w:sz w:val="24"/>
          <w:szCs w:val="24"/>
          <w:lang w:val="en-GB"/>
        </w:rPr>
        <w:t xml:space="preserve">: </w:t>
      </w:r>
      <w:r w:rsidR="00C54839">
        <w:rPr>
          <w:rFonts w:ascii="Times New Roman" w:eastAsia="Times New Roman" w:hAnsi="Times New Roman" w:cs="Times New Roman"/>
          <w:sz w:val="24"/>
          <w:szCs w:val="24"/>
        </w:rPr>
        <w:t>χ</w:t>
      </w:r>
      <w:r w:rsidR="00C54839" w:rsidRPr="00D03DBA">
        <w:rPr>
          <w:rFonts w:ascii="Times New Roman" w:eastAsia="Times New Roman" w:hAnsi="Times New Roman" w:cs="Times New Roman"/>
          <w:sz w:val="24"/>
          <w:szCs w:val="24"/>
          <w:lang w:val="en-GB"/>
        </w:rPr>
        <w:t>²(2) = 21.76,  p &lt; 0.001) (Table 2 and S2).</w:t>
      </w:r>
    </w:p>
    <w:p w14:paraId="54FF3DE1" w14:textId="77777777" w:rsidR="00960FEF" w:rsidRPr="00D03DBA" w:rsidRDefault="00960FEF">
      <w:pPr>
        <w:jc w:val="both"/>
        <w:rPr>
          <w:rFonts w:ascii="Times New Roman" w:eastAsia="Times New Roman" w:hAnsi="Times New Roman" w:cs="Times New Roman"/>
          <w:sz w:val="24"/>
          <w:szCs w:val="24"/>
          <w:lang w:val="en-GB"/>
        </w:rPr>
      </w:pPr>
    </w:p>
    <w:p w14:paraId="54FF3DE2" w14:textId="77777777" w:rsidR="00960FEF" w:rsidRPr="00D03DBA" w:rsidRDefault="00C54839">
      <w:p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i/>
          <w:sz w:val="24"/>
          <w:szCs w:val="24"/>
          <w:lang w:val="en-GB"/>
        </w:rPr>
        <w:t>Island In-degree</w:t>
      </w:r>
    </w:p>
    <w:p w14:paraId="54FF3DE3" w14:textId="254D3EB4" w:rsidR="00960FEF" w:rsidRPr="00D03DBA" w:rsidRDefault="00C54839">
      <w:pPr>
        <w:spacing w:before="240" w:after="240"/>
        <w:ind w:firstLine="720"/>
        <w:jc w:val="both"/>
        <w:rPr>
          <w:rFonts w:ascii="Times New Roman" w:eastAsia="Times New Roman" w:hAnsi="Times New Roman" w:cs="Times New Roman"/>
          <w:sz w:val="24"/>
          <w:szCs w:val="24"/>
          <w:lang w:val="en-GB"/>
        </w:rPr>
      </w:pPr>
      <w:del w:id="111" w:author="Ruben Heleno" w:date="2024-07-23T12:17:00Z">
        <w:r w:rsidRPr="00D03DBA" w:rsidDel="00EF00E3">
          <w:rPr>
            <w:rFonts w:ascii="Times New Roman" w:eastAsia="Times New Roman" w:hAnsi="Times New Roman" w:cs="Times New Roman"/>
            <w:sz w:val="24"/>
            <w:szCs w:val="24"/>
            <w:lang w:val="en-GB"/>
          </w:rPr>
          <w:delText xml:space="preserve">The </w:delText>
        </w:r>
        <w:commentRangeStart w:id="112"/>
        <w:r w:rsidRPr="00D03DBA" w:rsidDel="00EF00E3">
          <w:rPr>
            <w:rFonts w:ascii="Times New Roman" w:eastAsia="Times New Roman" w:hAnsi="Times New Roman" w:cs="Times New Roman"/>
            <w:sz w:val="24"/>
            <w:szCs w:val="24"/>
            <w:lang w:val="en-GB"/>
          </w:rPr>
          <w:delText xml:space="preserve">ANOVA table indicated a significant </w:delText>
        </w:r>
      </w:del>
      <w:commentRangeEnd w:id="112"/>
      <w:r w:rsidR="00152729">
        <w:rPr>
          <w:rStyle w:val="Refdecomentario"/>
        </w:rPr>
        <w:commentReference w:id="112"/>
      </w:r>
      <w:del w:id="113" w:author="Ruben Heleno" w:date="2024-07-23T12:17:00Z">
        <w:r w:rsidRPr="00D03DBA" w:rsidDel="00EF00E3">
          <w:rPr>
            <w:rFonts w:ascii="Times New Roman" w:eastAsia="Times New Roman" w:hAnsi="Times New Roman" w:cs="Times New Roman"/>
            <w:sz w:val="24"/>
            <w:szCs w:val="24"/>
            <w:lang w:val="en-GB"/>
          </w:rPr>
          <w:delText>joint effect of</w:delText>
        </w:r>
      </w:del>
      <w:ins w:id="114" w:author="Ruben Heleno" w:date="2024-07-23T12:17:00Z">
        <w:r w:rsidR="00EF00E3">
          <w:rPr>
            <w:rFonts w:ascii="Times New Roman" w:eastAsia="Times New Roman" w:hAnsi="Times New Roman" w:cs="Times New Roman"/>
            <w:sz w:val="24"/>
            <w:szCs w:val="24"/>
            <w:lang w:val="en-GB"/>
          </w:rPr>
          <w:t>Island In-degree and</w:t>
        </w:r>
      </w:ins>
      <w:r w:rsidRPr="00D03DBA">
        <w:rPr>
          <w:rFonts w:ascii="Times New Roman" w:eastAsia="Times New Roman" w:hAnsi="Times New Roman" w:cs="Times New Roman"/>
          <w:sz w:val="24"/>
          <w:szCs w:val="24"/>
          <w:lang w:val="en-GB"/>
        </w:rPr>
        <w:t xml:space="preserve"> archipelago </w:t>
      </w:r>
      <w:del w:id="115" w:author="Ruben Heleno" w:date="2024-07-23T12:17:00Z">
        <w:r w:rsidRPr="00D03DBA" w:rsidDel="00EF00E3">
          <w:rPr>
            <w:rFonts w:ascii="Times New Roman" w:eastAsia="Times New Roman" w:hAnsi="Times New Roman" w:cs="Times New Roman"/>
            <w:sz w:val="24"/>
            <w:szCs w:val="24"/>
            <w:lang w:val="en-GB"/>
          </w:rPr>
          <w:delText xml:space="preserve">and </w:delTex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Inn</m:t>
              </m:r>
            </m:sub>
            <m:sup>
              <m:r>
                <m:rPr>
                  <m:sty m:val="bi"/>
                </m:rPr>
                <w:rPr>
                  <w:rFonts w:ascii="Times New Roman" w:eastAsia="Times New Roman" w:hAnsi="Times New Roman" w:cs="Times New Roman"/>
                  <w:sz w:val="24"/>
                  <w:szCs w:val="24"/>
                </w:rPr>
                <m:t>W</m:t>
              </m:r>
            </m:sup>
          </m:sSubSup>
        </m:oMath>
        <w:r w:rsidRPr="00D03DBA" w:rsidDel="00EF00E3">
          <w:rPr>
            <w:rFonts w:ascii="Times New Roman" w:eastAsia="Times New Roman" w:hAnsi="Times New Roman" w:cs="Times New Roman"/>
            <w:sz w:val="24"/>
            <w:szCs w:val="24"/>
            <w:lang w:val="en-GB"/>
          </w:rPr>
          <w:delText xml:space="preserve"> on</w:delText>
        </w:r>
      </w:del>
      <w:ins w:id="116" w:author="Ruben Heleno" w:date="2024-07-23T12:17:00Z">
        <w:r w:rsidR="00EF00E3">
          <w:rPr>
            <w:rFonts w:ascii="Times New Roman" w:eastAsia="Times New Roman" w:hAnsi="Times New Roman" w:cs="Times New Roman"/>
            <w:sz w:val="24"/>
            <w:szCs w:val="24"/>
            <w:lang w:val="en-GB"/>
          </w:rPr>
          <w:t>significantly affect</w:t>
        </w:r>
        <w:r w:rsidR="0057379E">
          <w:rPr>
            <w:rFonts w:ascii="Times New Roman" w:eastAsia="Times New Roman" w:hAnsi="Times New Roman" w:cs="Times New Roman"/>
            <w:sz w:val="24"/>
            <w:szCs w:val="24"/>
            <w:lang w:val="en-GB"/>
          </w:rPr>
          <w:t>ed the proportion of</w:t>
        </w:r>
      </w:ins>
      <w:r w:rsidRPr="00D03DBA">
        <w:rPr>
          <w:rFonts w:ascii="Times New Roman" w:eastAsia="Times New Roman" w:hAnsi="Times New Roman" w:cs="Times New Roman"/>
          <w:sz w:val="24"/>
          <w:szCs w:val="24"/>
          <w:lang w:val="en-GB"/>
        </w:rPr>
        <w:t xml:space="preserve"> littoral plant</w:t>
      </w:r>
      <w:del w:id="117" w:author="Ruben Heleno" w:date="2024-07-23T12:17:00Z">
        <w:r w:rsidRPr="00D03DBA" w:rsidDel="0057379E">
          <w:rPr>
            <w:rFonts w:ascii="Times New Roman" w:eastAsia="Times New Roman" w:hAnsi="Times New Roman" w:cs="Times New Roman"/>
            <w:sz w:val="24"/>
            <w:szCs w:val="24"/>
            <w:lang w:val="en-GB"/>
          </w:rPr>
          <w:delText xml:space="preserve"> proportions</w:delText>
        </w:r>
      </w:del>
      <w:r w:rsidRPr="00D03DBA">
        <w:rPr>
          <w:rFonts w:ascii="Times New Roman" w:eastAsia="Times New Roman" w:hAnsi="Times New Roman" w:cs="Times New Roman"/>
          <w:sz w:val="24"/>
          <w:szCs w:val="24"/>
          <w:lang w:val="en-GB"/>
        </w:rPr>
        <w:t xml:space="preserve"> </w:t>
      </w:r>
      <w:r w:rsidRPr="00D03DBA">
        <w:rPr>
          <w:rFonts w:ascii="Times New Roman" w:eastAsia="Times New Roman" w:hAnsi="Times New Roman" w:cs="Times New Roman"/>
          <w:sz w:val="24"/>
          <w:szCs w:val="24"/>
          <w:lang w:val="en-GB"/>
        </w:rPr>
        <w:lastRenderedPageBreak/>
        <w:t>(</w:t>
      </w:r>
      <w:commentRangeStart w:id="118"/>
      <w:r>
        <w:rPr>
          <w:rFonts w:ascii="Times New Roman" w:eastAsia="Times New Roman" w:hAnsi="Times New Roman" w:cs="Times New Roman"/>
          <w:sz w:val="24"/>
          <w:szCs w:val="24"/>
        </w:rPr>
        <w:t>χ</w:t>
      </w:r>
      <w:r w:rsidRPr="00D03DBA">
        <w:rPr>
          <w:rFonts w:ascii="Times New Roman" w:eastAsia="Times New Roman" w:hAnsi="Times New Roman" w:cs="Times New Roman"/>
          <w:sz w:val="24"/>
          <w:szCs w:val="24"/>
          <w:lang w:val="en-GB"/>
        </w:rPr>
        <w:t>² = 11.67, p = 0.001</w:t>
      </w:r>
      <w:commentRangeEnd w:id="118"/>
      <w:r w:rsidR="0057379E">
        <w:rPr>
          <w:rStyle w:val="Refdecomentario"/>
        </w:rPr>
        <w:commentReference w:id="118"/>
      </w:r>
      <w:r w:rsidRPr="00D03DBA">
        <w:rPr>
          <w:rFonts w:ascii="Times New Roman" w:eastAsia="Times New Roman" w:hAnsi="Times New Roman" w:cs="Times New Roman"/>
          <w:sz w:val="24"/>
          <w:szCs w:val="24"/>
          <w:lang w:val="en-GB"/>
        </w:rPr>
        <w:t xml:space="preserve">), </w:t>
      </w:r>
      <w:del w:id="119" w:author="Ruben Heleno" w:date="2024-07-23T12:17:00Z">
        <w:r w:rsidRPr="00D03DBA" w:rsidDel="00EF00E3">
          <w:rPr>
            <w:rFonts w:ascii="Times New Roman" w:eastAsia="Times New Roman" w:hAnsi="Times New Roman" w:cs="Times New Roman"/>
            <w:sz w:val="24"/>
            <w:szCs w:val="24"/>
            <w:lang w:val="en-GB"/>
          </w:rPr>
          <w:delText xml:space="preserve">indicating that the effect of island </w:delTex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sidDel="00EF00E3">
          <w:rPr>
            <w:rFonts w:ascii="Times New Roman" w:eastAsia="Times New Roman" w:hAnsi="Times New Roman" w:cs="Times New Roman"/>
            <w:sz w:val="24"/>
            <w:szCs w:val="24"/>
            <w:lang w:val="en-GB"/>
          </w:rPr>
          <w:delText xml:space="preserve"> varies among archipelagos </w:delText>
        </w:r>
      </w:del>
      <w:r w:rsidRPr="00D03DBA">
        <w:rPr>
          <w:rFonts w:ascii="Times New Roman" w:eastAsia="Times New Roman" w:hAnsi="Times New Roman" w:cs="Times New Roman"/>
          <w:sz w:val="24"/>
          <w:szCs w:val="24"/>
          <w:lang w:val="en-GB"/>
        </w:rPr>
        <w:t xml:space="preserve">(Table S2). Analyzing the individual coefficients, the interaction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GB"/>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with archipelago showed a trend towards significance for the Canaries (</w:t>
      </w:r>
      <w:r>
        <w:rPr>
          <w:rFonts w:ascii="Times New Roman" w:eastAsia="Times New Roman" w:hAnsi="Times New Roman" w:cs="Times New Roman"/>
          <w:sz w:val="24"/>
          <w:szCs w:val="24"/>
        </w:rPr>
        <w:t>β</w:t>
      </w:r>
      <w:r w:rsidRPr="00D03DBA">
        <w:rPr>
          <w:rFonts w:ascii="Times New Roman" w:eastAsia="Times New Roman" w:hAnsi="Times New Roman" w:cs="Times New Roman"/>
          <w:sz w:val="24"/>
          <w:szCs w:val="24"/>
          <w:lang w:val="en-GB"/>
        </w:rPr>
        <w:t xml:space="preserve"> = 0.144, p = 0.103), indicating a potential effect where a one-unit increase in </w:t>
      </w:r>
      <w:proofErr w:type="spellStart"/>
      <w:r w:rsidRPr="00D03DBA">
        <w:rPr>
          <w:rFonts w:ascii="Times New Roman" w:eastAsia="Times New Roman" w:hAnsi="Times New Roman" w:cs="Times New Roman"/>
          <w:sz w:val="24"/>
          <w:szCs w:val="24"/>
          <w:lang w:val="en-GB"/>
        </w:rPr>
        <w:t>centered</w:t>
      </w:r>
      <w:proofErr w:type="spellEnd"/>
      <w:r w:rsidRPr="00D03DBA">
        <w:rPr>
          <w:rFonts w:ascii="Times New Roman" w:eastAsia="Times New Roman" w:hAnsi="Times New Roman" w:cs="Times New Roman"/>
          <w:sz w:val="24"/>
          <w:szCs w:val="24"/>
          <w:lang w:val="en-GB"/>
        </w:rPr>
        <w:t xml:space="preserve"> log-transformed in-degree centrality could correspond to a 14.4% increase in the odds of having littoral plants. This was non-significant for the Galapagos (</w:t>
      </w:r>
      <w:r>
        <w:rPr>
          <w:rFonts w:ascii="Times New Roman" w:eastAsia="Times New Roman" w:hAnsi="Times New Roman" w:cs="Times New Roman"/>
          <w:sz w:val="24"/>
          <w:szCs w:val="24"/>
        </w:rPr>
        <w:t>β</w:t>
      </w:r>
      <w:r w:rsidRPr="00D03DBA">
        <w:rPr>
          <w:rFonts w:ascii="Times New Roman" w:eastAsia="Times New Roman" w:hAnsi="Times New Roman" w:cs="Times New Roman"/>
          <w:sz w:val="24"/>
          <w:szCs w:val="24"/>
          <w:lang w:val="en-GB"/>
        </w:rPr>
        <w:t xml:space="preserve"> = -0.21, p = 0.257) and Azores (</w:t>
      </w:r>
      <w:r>
        <w:rPr>
          <w:rFonts w:ascii="Times New Roman" w:eastAsia="Times New Roman" w:hAnsi="Times New Roman" w:cs="Times New Roman"/>
          <w:sz w:val="24"/>
          <w:szCs w:val="24"/>
        </w:rPr>
        <w:t>β</w:t>
      </w:r>
      <w:r w:rsidRPr="00D03DBA">
        <w:rPr>
          <w:rFonts w:ascii="Times New Roman" w:eastAsia="Times New Roman" w:hAnsi="Times New Roman" w:cs="Times New Roman"/>
          <w:sz w:val="24"/>
          <w:szCs w:val="24"/>
          <w:lang w:val="en-GB"/>
        </w:rPr>
        <w:t xml:space="preserve"> = -0.01, p = 0.864) (Table 2).</w:t>
      </w:r>
    </w:p>
    <w:p w14:paraId="54FF3DE4" w14:textId="77777777" w:rsidR="00960FEF" w:rsidRPr="00D03DBA" w:rsidRDefault="00C54839">
      <w:pPr>
        <w:jc w:val="both"/>
        <w:rPr>
          <w:rFonts w:ascii="Times New Roman" w:eastAsia="Times New Roman" w:hAnsi="Times New Roman" w:cs="Times New Roman"/>
          <w:i/>
          <w:sz w:val="24"/>
          <w:szCs w:val="24"/>
          <w:lang w:val="en-GB"/>
        </w:rPr>
      </w:pPr>
      <w:r w:rsidRPr="00D03DBA">
        <w:rPr>
          <w:rFonts w:ascii="Times New Roman" w:eastAsia="Times New Roman" w:hAnsi="Times New Roman" w:cs="Times New Roman"/>
          <w:i/>
          <w:sz w:val="24"/>
          <w:szCs w:val="24"/>
          <w:lang w:val="en-GB"/>
        </w:rPr>
        <w:t>Island Closeness</w:t>
      </w:r>
    </w:p>
    <w:p w14:paraId="54FF3DE5" w14:textId="77777777" w:rsidR="00960FEF" w:rsidRPr="00D03DBA" w:rsidRDefault="00960FEF">
      <w:pPr>
        <w:jc w:val="both"/>
        <w:rPr>
          <w:rFonts w:ascii="Times New Roman" w:eastAsia="Times New Roman" w:hAnsi="Times New Roman" w:cs="Times New Roman"/>
          <w:i/>
          <w:sz w:val="24"/>
          <w:szCs w:val="24"/>
          <w:lang w:val="en-GB"/>
        </w:rPr>
      </w:pPr>
    </w:p>
    <w:p w14:paraId="54FF3DE6" w14:textId="77777777" w:rsidR="00960FEF" w:rsidRPr="00D03DBA" w:rsidRDefault="00C54839">
      <w:pPr>
        <w:spacing w:before="240" w:after="240"/>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The ANOVA table indicated that the interaction between island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and archipelago was significant (</w:t>
      </w:r>
      <w:r>
        <w:rPr>
          <w:rFonts w:ascii="Times New Roman" w:eastAsia="Times New Roman" w:hAnsi="Times New Roman" w:cs="Times New Roman"/>
          <w:sz w:val="24"/>
          <w:szCs w:val="24"/>
        </w:rPr>
        <w:t>χ</w:t>
      </w:r>
      <w:r w:rsidRPr="00D03DBA">
        <w:rPr>
          <w:rFonts w:ascii="Times New Roman" w:eastAsia="Times New Roman" w:hAnsi="Times New Roman" w:cs="Times New Roman"/>
          <w:sz w:val="24"/>
          <w:szCs w:val="24"/>
          <w:lang w:val="en-GB"/>
        </w:rPr>
        <w:t xml:space="preserve">²(2) = 16.41, p &lt; 0.001) (Table S2), indicating that the effect of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varies among archipelagos. For the Canaries, a one standard deviation increase in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results in a logit change of 1.075, corresponding to a substantial increase in the proportion of littoral plants, with an odds ratio of approximately 2.929. This means there is a 192.9% increase in the odds of having littoral plants for each standard deviation increase in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For the Galapagos and Azores, the interaction term was not significant (</w:t>
      </w:r>
      <w:r>
        <w:rPr>
          <w:rFonts w:ascii="Times New Roman" w:eastAsia="Times New Roman" w:hAnsi="Times New Roman" w:cs="Times New Roman"/>
          <w:sz w:val="24"/>
          <w:szCs w:val="24"/>
        </w:rPr>
        <w:t>β</w:t>
      </w:r>
      <w:r w:rsidRPr="00D03DBA">
        <w:rPr>
          <w:rFonts w:ascii="Times New Roman" w:eastAsia="Times New Roman" w:hAnsi="Times New Roman" w:cs="Times New Roman"/>
          <w:sz w:val="24"/>
          <w:szCs w:val="24"/>
          <w:lang w:val="en-GB"/>
        </w:rPr>
        <w:t xml:space="preserve"> = -0.046, p = 0.862; </w:t>
      </w:r>
      <w:r>
        <w:rPr>
          <w:rFonts w:ascii="Times New Roman" w:eastAsia="Times New Roman" w:hAnsi="Times New Roman" w:cs="Times New Roman"/>
          <w:sz w:val="24"/>
          <w:szCs w:val="24"/>
        </w:rPr>
        <w:t>β</w:t>
      </w:r>
      <w:r w:rsidRPr="00D03DBA">
        <w:rPr>
          <w:rFonts w:ascii="Times New Roman" w:eastAsia="Times New Roman" w:hAnsi="Times New Roman" w:cs="Times New Roman"/>
          <w:sz w:val="24"/>
          <w:szCs w:val="24"/>
          <w:lang w:val="en-GB"/>
        </w:rPr>
        <w:t xml:space="preserve"> = 0.084, p = 0.729) (Table 2). </w:t>
      </w:r>
    </w:p>
    <w:p w14:paraId="54FF3DE7" w14:textId="77777777" w:rsidR="00960FEF" w:rsidRPr="00D03DBA" w:rsidRDefault="00960FEF">
      <w:pPr>
        <w:jc w:val="both"/>
        <w:rPr>
          <w:rFonts w:ascii="Times New Roman" w:eastAsia="Times New Roman" w:hAnsi="Times New Roman" w:cs="Times New Roman"/>
          <w:sz w:val="24"/>
          <w:szCs w:val="24"/>
          <w:lang w:val="en-GB"/>
        </w:rPr>
      </w:pPr>
    </w:p>
    <w:p w14:paraId="54FF3DE8" w14:textId="77777777" w:rsidR="00960FEF" w:rsidRPr="00D03DBA" w:rsidRDefault="00C54839">
      <w:pPr>
        <w:jc w:val="both"/>
        <w:rPr>
          <w:rFonts w:ascii="Times New Roman" w:eastAsia="Times New Roman" w:hAnsi="Times New Roman" w:cs="Times New Roman"/>
          <w:i/>
          <w:sz w:val="24"/>
          <w:szCs w:val="24"/>
          <w:lang w:val="en-GB"/>
        </w:rPr>
      </w:pPr>
      <w:r w:rsidRPr="00D03DBA">
        <w:rPr>
          <w:rFonts w:ascii="Times New Roman" w:eastAsia="Times New Roman" w:hAnsi="Times New Roman" w:cs="Times New Roman"/>
          <w:i/>
          <w:sz w:val="24"/>
          <w:szCs w:val="24"/>
          <w:lang w:val="en-GB"/>
        </w:rPr>
        <w:t>Island Betweenness</w:t>
      </w:r>
    </w:p>
    <w:p w14:paraId="54FF3DE9" w14:textId="77777777" w:rsidR="00960FEF" w:rsidRPr="00D03DBA" w:rsidRDefault="00960FEF">
      <w:pPr>
        <w:jc w:val="both"/>
        <w:rPr>
          <w:rFonts w:ascii="Times New Roman" w:eastAsia="Times New Roman" w:hAnsi="Times New Roman" w:cs="Times New Roman"/>
          <w:i/>
          <w:sz w:val="24"/>
          <w:szCs w:val="24"/>
          <w:lang w:val="en-GB"/>
        </w:rPr>
      </w:pPr>
    </w:p>
    <w:p w14:paraId="54FF3DEA" w14:textId="77777777" w:rsidR="00960FEF" w:rsidRPr="00D03DBA" w:rsidRDefault="00C54839">
      <w:p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The ANOVA table indicated that neither the main effect of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rPr>
        <w:t>χ</w:t>
      </w:r>
      <w:r w:rsidRPr="00D03DBA">
        <w:rPr>
          <w:rFonts w:ascii="Times New Roman" w:eastAsia="Times New Roman" w:hAnsi="Times New Roman" w:cs="Times New Roman"/>
          <w:sz w:val="24"/>
          <w:szCs w:val="24"/>
          <w:lang w:val="en-GB"/>
        </w:rPr>
        <w:t>² = 0.117, p = 0.733) nor its interaction with archipelago (</w:t>
      </w:r>
      <w:r>
        <w:rPr>
          <w:rFonts w:ascii="Times New Roman" w:eastAsia="Times New Roman" w:hAnsi="Times New Roman" w:cs="Times New Roman"/>
          <w:sz w:val="24"/>
          <w:szCs w:val="24"/>
        </w:rPr>
        <w:t>χ</w:t>
      </w:r>
      <w:r w:rsidRPr="00D03DBA">
        <w:rPr>
          <w:rFonts w:ascii="Times New Roman" w:eastAsia="Times New Roman" w:hAnsi="Times New Roman" w:cs="Times New Roman"/>
          <w:sz w:val="24"/>
          <w:szCs w:val="24"/>
          <w:lang w:val="en-GB"/>
        </w:rPr>
        <w:t xml:space="preserve">² = 0.675, p = 0.714) were statistically significant (Table S2). Consistent with the ANOVA results, the model summary indicated that neither the effect of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xml:space="preserve"> itself (</w:t>
      </w:r>
      <w:r>
        <w:rPr>
          <w:rFonts w:ascii="Times New Roman" w:eastAsia="Times New Roman" w:hAnsi="Times New Roman" w:cs="Times New Roman"/>
          <w:sz w:val="24"/>
          <w:szCs w:val="24"/>
        </w:rPr>
        <w:t>β</w:t>
      </w:r>
      <w:r w:rsidRPr="00D03DBA">
        <w:rPr>
          <w:rFonts w:ascii="Times New Roman" w:eastAsia="Times New Roman" w:hAnsi="Times New Roman" w:cs="Times New Roman"/>
          <w:sz w:val="24"/>
          <w:szCs w:val="24"/>
          <w:lang w:val="en-GB"/>
        </w:rPr>
        <w:t xml:space="preserve"> = -0.002, p = 0.842) nor the interaction with Galapagos (</w:t>
      </w:r>
      <w:r>
        <w:rPr>
          <w:rFonts w:ascii="Times New Roman" w:eastAsia="Times New Roman" w:hAnsi="Times New Roman" w:cs="Times New Roman"/>
          <w:sz w:val="24"/>
          <w:szCs w:val="24"/>
        </w:rPr>
        <w:t>β</w:t>
      </w:r>
      <w:r w:rsidRPr="00D03DBA">
        <w:rPr>
          <w:rFonts w:ascii="Times New Roman" w:eastAsia="Times New Roman" w:hAnsi="Times New Roman" w:cs="Times New Roman"/>
          <w:sz w:val="24"/>
          <w:szCs w:val="24"/>
          <w:lang w:val="en-GB"/>
        </w:rPr>
        <w:t xml:space="preserve"> = -0.01, p = 0.693) or Canaries (</w:t>
      </w:r>
      <w:r>
        <w:rPr>
          <w:rFonts w:ascii="Times New Roman" w:eastAsia="Times New Roman" w:hAnsi="Times New Roman" w:cs="Times New Roman"/>
          <w:sz w:val="24"/>
          <w:szCs w:val="24"/>
        </w:rPr>
        <w:t>β</w:t>
      </w:r>
      <w:r w:rsidRPr="00D03DBA">
        <w:rPr>
          <w:rFonts w:ascii="Times New Roman" w:eastAsia="Times New Roman" w:hAnsi="Times New Roman" w:cs="Times New Roman"/>
          <w:sz w:val="24"/>
          <w:szCs w:val="24"/>
          <w:lang w:val="en-GB"/>
        </w:rPr>
        <w:t xml:space="preserve"> = 0.01, p = 0.585) was significant (Table 2)</w:t>
      </w:r>
      <w:commentRangeStart w:id="120"/>
      <w:r w:rsidRPr="00D03DBA">
        <w:rPr>
          <w:rFonts w:ascii="Times New Roman" w:eastAsia="Times New Roman" w:hAnsi="Times New Roman" w:cs="Times New Roman"/>
          <w:sz w:val="24"/>
          <w:szCs w:val="24"/>
          <w:lang w:val="en-GB"/>
        </w:rPr>
        <w:t>.</w:t>
      </w:r>
      <w:commentRangeEnd w:id="120"/>
      <w:r w:rsidR="00DB2C7D">
        <w:rPr>
          <w:rStyle w:val="Refdecomentario"/>
        </w:rPr>
        <w:commentReference w:id="120"/>
      </w:r>
    </w:p>
    <w:p w14:paraId="54FF3DEB" w14:textId="77777777" w:rsidR="00960FEF" w:rsidRPr="00D03DBA" w:rsidRDefault="00960FEF">
      <w:pPr>
        <w:jc w:val="both"/>
        <w:rPr>
          <w:rFonts w:ascii="Times New Roman" w:eastAsia="Times New Roman" w:hAnsi="Times New Roman" w:cs="Times New Roman"/>
          <w:sz w:val="24"/>
          <w:szCs w:val="24"/>
          <w:lang w:val="en-GB"/>
        </w:rPr>
      </w:pPr>
    </w:p>
    <w:p w14:paraId="54FF3DEC" w14:textId="77777777" w:rsidR="00960FEF" w:rsidRPr="00D03DBA" w:rsidRDefault="00C54839">
      <w:pPr>
        <w:pBdr>
          <w:top w:val="nil"/>
          <w:left w:val="nil"/>
          <w:bottom w:val="nil"/>
          <w:right w:val="nil"/>
          <w:between w:val="nil"/>
        </w:pBd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36"/>
          <w:szCs w:val="36"/>
          <w:lang w:val="en-GB"/>
        </w:rPr>
        <w:t>Discussion</w:t>
      </w:r>
    </w:p>
    <w:p w14:paraId="54FF3DED" w14:textId="77777777" w:rsidR="00960FEF" w:rsidRPr="00D03DBA" w:rsidRDefault="00960FEF">
      <w:pPr>
        <w:rPr>
          <w:rFonts w:ascii="Times New Roman" w:eastAsia="Times New Roman" w:hAnsi="Times New Roman" w:cs="Times New Roman"/>
          <w:sz w:val="24"/>
          <w:szCs w:val="24"/>
          <w:lang w:val="en-GB"/>
        </w:rPr>
      </w:pPr>
    </w:p>
    <w:p w14:paraId="54FF3DEE" w14:textId="77777777"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[Correlation patterns]</w:t>
      </w:r>
    </w:p>
    <w:p w14:paraId="54FF3DEF" w14:textId="77777777" w:rsidR="00960FEF" w:rsidRPr="00D03DBA" w:rsidRDefault="00960FEF">
      <w:pPr>
        <w:rPr>
          <w:rFonts w:ascii="Times New Roman" w:eastAsia="Times New Roman" w:hAnsi="Times New Roman" w:cs="Times New Roman"/>
          <w:b/>
          <w:sz w:val="24"/>
          <w:szCs w:val="24"/>
          <w:lang w:val="en-GB"/>
        </w:rPr>
      </w:pPr>
    </w:p>
    <w:p w14:paraId="54FF3DF0" w14:textId="77777777" w:rsidR="00960FEF" w:rsidRPr="00D03DBA" w:rsidRDefault="00C54839">
      <w:pPr>
        <w:ind w:firstLine="72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lang w:val="en-GB"/>
        </w:rPr>
        <w:t xml:space="preserve">The correlation between littoral flora and ocean currents connectivity varied significantly among the three archipelagos studied. The Canaries exhibited an exceptionally high correlation, followed by a moderate correlation in the Galapagos, and a lack of </w:t>
      </w:r>
      <w:commentRangeStart w:id="121"/>
      <w:r w:rsidRPr="00D03DBA">
        <w:rPr>
          <w:rFonts w:ascii="Times New Roman" w:eastAsia="Times New Roman" w:hAnsi="Times New Roman" w:cs="Times New Roman"/>
          <w:sz w:val="24"/>
          <w:szCs w:val="24"/>
          <w:lang w:val="en-GB"/>
        </w:rPr>
        <w:t xml:space="preserve">significant </w:t>
      </w:r>
      <w:commentRangeEnd w:id="121"/>
      <w:r w:rsidR="00005CC9">
        <w:rPr>
          <w:rStyle w:val="Refdecomentario"/>
        </w:rPr>
        <w:commentReference w:id="121"/>
      </w:r>
      <w:r w:rsidRPr="00D03DBA">
        <w:rPr>
          <w:rFonts w:ascii="Times New Roman" w:eastAsia="Times New Roman" w:hAnsi="Times New Roman" w:cs="Times New Roman"/>
          <w:sz w:val="24"/>
          <w:szCs w:val="24"/>
          <w:lang w:val="en-GB"/>
        </w:rPr>
        <w:t xml:space="preserve">correlation in the Azores. This pattern may be partly explained by the geographic arrangement of the islands and the converging dynamics of oceanic currents. Islands aligned in a chain-like formation, coupled with oceanic current convergence in a consistent direction, likely enhances the </w:t>
      </w:r>
      <w:commentRangeStart w:id="122"/>
      <w:r w:rsidRPr="00D03DBA">
        <w:rPr>
          <w:rFonts w:ascii="Times New Roman" w:eastAsia="Times New Roman" w:hAnsi="Times New Roman" w:cs="Times New Roman"/>
          <w:sz w:val="24"/>
          <w:szCs w:val="24"/>
          <w:lang w:val="en-GB"/>
        </w:rPr>
        <w:t xml:space="preserve">transport of plant propagules towards specific islands at either end of the chain </w:t>
      </w:r>
      <w:commentRangeEnd w:id="122"/>
      <w:r w:rsidR="006311AC">
        <w:rPr>
          <w:rStyle w:val="Refdecomentario"/>
        </w:rPr>
        <w:commentReference w:id="122"/>
      </w:r>
      <w:r w:rsidRPr="00D03DBA">
        <w:rPr>
          <w:rFonts w:ascii="Times New Roman" w:eastAsia="Times New Roman" w:hAnsi="Times New Roman" w:cs="Times New Roman"/>
          <w:sz w:val="24"/>
          <w:szCs w:val="24"/>
          <w:lang w:val="en-GB"/>
        </w:rPr>
        <w:t xml:space="preserve">promoting a stronger congruence between floristic and ocean current connectivity. This could be the case of the Canaries, which presents a linear spatial arrangement of the islands and are influenced by the Canary Current. </w:t>
      </w:r>
      <w:commentRangeStart w:id="123"/>
      <w:r w:rsidRPr="00D03DBA">
        <w:rPr>
          <w:rFonts w:ascii="Times New Roman" w:eastAsia="Times New Roman" w:hAnsi="Times New Roman" w:cs="Times New Roman"/>
          <w:sz w:val="24"/>
          <w:szCs w:val="24"/>
          <w:lang w:val="en-GB"/>
        </w:rPr>
        <w:t xml:space="preserve">This current moves parallel to the African coastline and begins to flow west under the influence of the Equatorial </w:t>
      </w:r>
      <w:proofErr w:type="spellStart"/>
      <w:r w:rsidRPr="00D03DBA">
        <w:rPr>
          <w:rFonts w:ascii="Times New Roman" w:eastAsia="Times New Roman" w:hAnsi="Times New Roman" w:cs="Times New Roman"/>
          <w:sz w:val="24"/>
          <w:szCs w:val="24"/>
          <w:lang w:val="en-GB"/>
        </w:rPr>
        <w:t>Countercurrent</w:t>
      </w:r>
      <w:proofErr w:type="spellEnd"/>
      <w:r w:rsidRPr="00D03DBA">
        <w:rPr>
          <w:rFonts w:ascii="Times New Roman" w:eastAsia="Times New Roman" w:hAnsi="Times New Roman" w:cs="Times New Roman"/>
          <w:sz w:val="24"/>
          <w:szCs w:val="24"/>
          <w:lang w:val="en-GB"/>
        </w:rPr>
        <w:t xml:space="preserve"> when reaches the area of 15°N (Batten et al. 2000). </w:t>
      </w:r>
      <w:r w:rsidRPr="00D03DBA">
        <w:rPr>
          <w:rFonts w:ascii="Times New Roman" w:eastAsia="Times New Roman" w:hAnsi="Times New Roman" w:cs="Times New Roman"/>
          <w:sz w:val="24"/>
          <w:szCs w:val="24"/>
          <w:highlight w:val="white"/>
          <w:lang w:val="en-GB"/>
        </w:rPr>
        <w:t xml:space="preserve">During winter, peak trade winds further intensify this flow, with core </w:t>
      </w:r>
      <w:r w:rsidRPr="00D03DBA">
        <w:rPr>
          <w:rFonts w:ascii="Times New Roman" w:eastAsia="Times New Roman" w:hAnsi="Times New Roman" w:cs="Times New Roman"/>
          <w:sz w:val="24"/>
          <w:szCs w:val="24"/>
          <w:highlight w:val="white"/>
          <w:lang w:val="en-GB"/>
        </w:rPr>
        <w:lastRenderedPageBreak/>
        <w:t>velocities exceeding 75 cm s-1 as the current traverses through the Canary archipelago (Fedoseev 1970).</w:t>
      </w:r>
      <w:commentRangeEnd w:id="123"/>
      <w:r w:rsidR="007B7433">
        <w:rPr>
          <w:rStyle w:val="Refdecomentario"/>
        </w:rPr>
        <w:commentReference w:id="123"/>
      </w:r>
    </w:p>
    <w:p w14:paraId="54FF3DF1" w14:textId="77777777" w:rsidR="00960FEF" w:rsidRPr="00D03DBA" w:rsidRDefault="00960FEF">
      <w:pPr>
        <w:jc w:val="both"/>
        <w:rPr>
          <w:rFonts w:ascii="Times New Roman" w:eastAsia="Times New Roman" w:hAnsi="Times New Roman" w:cs="Times New Roman"/>
          <w:sz w:val="24"/>
          <w:szCs w:val="24"/>
          <w:lang w:val="en-GB"/>
        </w:rPr>
      </w:pPr>
    </w:p>
    <w:p w14:paraId="54FF3DF2"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Conversely, archipelagos with circular or complex spatial configurations and diverse incoming currents may obscure this pattern, as propagules are subjected to intricate and non-directional flow patterns. This complexity might partially elucidate why the Galapagos Islands exhibit a lower correlation between floristic and ocean current connectivity. The islands in the archipelago are arranged in a circular shape and three large and strong sea currents - namely, the Humboldt Current, Panama Flow, and South Equatorial </w:t>
      </w:r>
      <w:proofErr w:type="spellStart"/>
      <w:r w:rsidRPr="00D03DBA">
        <w:rPr>
          <w:rFonts w:ascii="Times New Roman" w:eastAsia="Times New Roman" w:hAnsi="Times New Roman" w:cs="Times New Roman"/>
          <w:sz w:val="24"/>
          <w:szCs w:val="24"/>
          <w:lang w:val="en-GB"/>
        </w:rPr>
        <w:t>Countercurrent</w:t>
      </w:r>
      <w:proofErr w:type="spellEnd"/>
      <w:r w:rsidRPr="00D03DBA">
        <w:rPr>
          <w:rFonts w:ascii="Times New Roman" w:eastAsia="Times New Roman" w:hAnsi="Times New Roman" w:cs="Times New Roman"/>
          <w:sz w:val="24"/>
          <w:szCs w:val="24"/>
          <w:lang w:val="en-GB"/>
        </w:rPr>
        <w:t xml:space="preserve"> (</w:t>
      </w:r>
      <w:r w:rsidRPr="00D03DBA">
        <w:rPr>
          <w:rFonts w:ascii="Times New Roman" w:eastAsia="Times New Roman" w:hAnsi="Times New Roman" w:cs="Times New Roman"/>
          <w:sz w:val="24"/>
          <w:szCs w:val="24"/>
          <w:highlight w:val="yellow"/>
          <w:lang w:val="en-GB"/>
        </w:rPr>
        <w:t>ref</w:t>
      </w:r>
      <w:r w:rsidRPr="00D03DBA">
        <w:rPr>
          <w:rFonts w:ascii="Times New Roman" w:eastAsia="Times New Roman" w:hAnsi="Times New Roman" w:cs="Times New Roman"/>
          <w:sz w:val="24"/>
          <w:szCs w:val="24"/>
          <w:lang w:val="en-GB"/>
        </w:rPr>
        <w:t>) - constantly enter the archipelago, creating a dynamic and probably less predictable environment for plant dispersal.</w:t>
      </w:r>
    </w:p>
    <w:p w14:paraId="54FF3DF3" w14:textId="77777777" w:rsidR="00960FEF" w:rsidRPr="00D03DBA" w:rsidRDefault="00960FEF">
      <w:pPr>
        <w:jc w:val="both"/>
        <w:rPr>
          <w:rFonts w:ascii="Times New Roman" w:eastAsia="Times New Roman" w:hAnsi="Times New Roman" w:cs="Times New Roman"/>
          <w:sz w:val="24"/>
          <w:szCs w:val="24"/>
          <w:lang w:val="en-GB"/>
        </w:rPr>
      </w:pPr>
    </w:p>
    <w:p w14:paraId="54FF3DF4" w14:textId="755384BF"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In the Azores, the lack of pattern could be due to the convergence of oceanographic processes that manifest in the archipelago in combination with the presence of a highly energetic eddy field, which is characterized by circular and constantly in motion currents (Caldeira &amp; Reis 2017, </w:t>
      </w:r>
      <w:r w:rsidRPr="00D03DBA">
        <w:rPr>
          <w:rFonts w:ascii="Times New Roman" w:eastAsia="Times New Roman" w:hAnsi="Times New Roman" w:cs="Times New Roman"/>
          <w:sz w:val="24"/>
          <w:szCs w:val="24"/>
          <w:highlight w:val="white"/>
          <w:lang w:val="en-GB"/>
        </w:rPr>
        <w:t xml:space="preserve">Le </w:t>
      </w:r>
      <w:proofErr w:type="spellStart"/>
      <w:r w:rsidRPr="00D03DBA">
        <w:rPr>
          <w:rFonts w:ascii="Times New Roman" w:eastAsia="Times New Roman" w:hAnsi="Times New Roman" w:cs="Times New Roman"/>
          <w:sz w:val="24"/>
          <w:szCs w:val="24"/>
          <w:highlight w:val="white"/>
          <w:lang w:val="en-GB"/>
        </w:rPr>
        <w:t>Traon</w:t>
      </w:r>
      <w:proofErr w:type="spellEnd"/>
      <w:r w:rsidRPr="00D03DBA">
        <w:rPr>
          <w:rFonts w:ascii="Times New Roman" w:eastAsia="Times New Roman" w:hAnsi="Times New Roman" w:cs="Times New Roman"/>
          <w:sz w:val="24"/>
          <w:szCs w:val="24"/>
          <w:highlight w:val="white"/>
          <w:lang w:val="en-GB"/>
        </w:rPr>
        <w:t xml:space="preserve"> &amp; De </w:t>
      </w:r>
      <w:proofErr w:type="spellStart"/>
      <w:r w:rsidRPr="00D03DBA">
        <w:rPr>
          <w:rFonts w:ascii="Times New Roman" w:eastAsia="Times New Roman" w:hAnsi="Times New Roman" w:cs="Times New Roman"/>
          <w:sz w:val="24"/>
          <w:szCs w:val="24"/>
          <w:highlight w:val="white"/>
          <w:lang w:val="en-GB"/>
        </w:rPr>
        <w:t>Mey</w:t>
      </w:r>
      <w:proofErr w:type="spellEnd"/>
      <w:r w:rsidRPr="00D03DBA">
        <w:rPr>
          <w:rFonts w:ascii="Times New Roman" w:eastAsia="Times New Roman" w:hAnsi="Times New Roman" w:cs="Times New Roman"/>
          <w:sz w:val="24"/>
          <w:szCs w:val="24"/>
          <w:highlight w:val="white"/>
          <w:lang w:val="en-GB"/>
        </w:rPr>
        <w:t xml:space="preserve"> 1994</w:t>
      </w:r>
      <w:r w:rsidRPr="00D03DBA">
        <w:rPr>
          <w:rFonts w:ascii="Times New Roman" w:eastAsia="Times New Roman" w:hAnsi="Times New Roman" w:cs="Times New Roman"/>
          <w:sz w:val="24"/>
          <w:szCs w:val="24"/>
          <w:lang w:val="en-GB"/>
        </w:rPr>
        <w:t>). This may also influence the marked homogeneous pattern of distribution of littoral flora across the islands, which differs from the more heterogeneous patterns in the Canaries.</w:t>
      </w:r>
      <w:ins w:id="124" w:author="Ruben Heleno" w:date="2024-07-23T12:47:00Z">
        <w:r w:rsidR="00087D2A">
          <w:rPr>
            <w:rFonts w:ascii="Times New Roman" w:eastAsia="Times New Roman" w:hAnsi="Times New Roman" w:cs="Times New Roman"/>
            <w:sz w:val="24"/>
            <w:szCs w:val="24"/>
            <w:lang w:val="en-GB"/>
          </w:rPr>
          <w:t xml:space="preserve"> Finaly, the greater mean distances between Azorean islands can also contribute to the </w:t>
        </w:r>
      </w:ins>
      <w:ins w:id="125" w:author="Ruben Heleno" w:date="2024-07-23T12:48:00Z">
        <w:r w:rsidR="00AD4A14">
          <w:rPr>
            <w:rFonts w:ascii="Times New Roman" w:eastAsia="Times New Roman" w:hAnsi="Times New Roman" w:cs="Times New Roman"/>
            <w:sz w:val="24"/>
            <w:szCs w:val="24"/>
            <w:lang w:val="en-GB"/>
          </w:rPr>
          <w:t>apparent</w:t>
        </w:r>
      </w:ins>
      <w:ins w:id="126" w:author="Ruben Heleno" w:date="2024-07-23T12:47:00Z">
        <w:r w:rsidR="00087D2A">
          <w:rPr>
            <w:rFonts w:ascii="Times New Roman" w:eastAsia="Times New Roman" w:hAnsi="Times New Roman" w:cs="Times New Roman"/>
            <w:sz w:val="24"/>
            <w:szCs w:val="24"/>
            <w:lang w:val="en-GB"/>
          </w:rPr>
          <w:t xml:space="preserve"> reduced importance of ocean currents</w:t>
        </w:r>
        <w:r w:rsidR="00AD4A14">
          <w:rPr>
            <w:rFonts w:ascii="Times New Roman" w:eastAsia="Times New Roman" w:hAnsi="Times New Roman" w:cs="Times New Roman"/>
            <w:sz w:val="24"/>
            <w:szCs w:val="24"/>
            <w:lang w:val="en-GB"/>
          </w:rPr>
          <w:t>.</w:t>
        </w:r>
      </w:ins>
    </w:p>
    <w:p w14:paraId="54FF3DF5" w14:textId="77777777" w:rsidR="00960FEF" w:rsidRPr="00D03DBA" w:rsidRDefault="00960FEF">
      <w:pPr>
        <w:ind w:firstLine="720"/>
        <w:jc w:val="both"/>
        <w:rPr>
          <w:rFonts w:ascii="Times New Roman" w:eastAsia="Times New Roman" w:hAnsi="Times New Roman" w:cs="Times New Roman"/>
          <w:sz w:val="24"/>
          <w:szCs w:val="24"/>
          <w:lang w:val="en-GB"/>
        </w:rPr>
      </w:pPr>
    </w:p>
    <w:p w14:paraId="54FF3DF6" w14:textId="5B5174DE"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The connectivity between littoral flora and island age was only significant in the Galapagos [...].</w:t>
      </w:r>
      <w:ins w:id="127" w:author="Ruben Heleno" w:date="2024-07-23T12:48:00Z">
        <w:r w:rsidR="000210D3">
          <w:rPr>
            <w:rFonts w:ascii="Times New Roman" w:eastAsia="Times New Roman" w:hAnsi="Times New Roman" w:cs="Times New Roman"/>
            <w:sz w:val="24"/>
            <w:szCs w:val="24"/>
            <w:lang w:val="en-GB"/>
          </w:rPr>
          <w:t xml:space="preserve"> This means that islands of more similar age also tend to have more similar floras, pointing to the i</w:t>
        </w:r>
      </w:ins>
      <w:ins w:id="128" w:author="Ruben Heleno" w:date="2024-07-23T12:49:00Z">
        <w:r w:rsidR="000210D3">
          <w:rPr>
            <w:rFonts w:ascii="Times New Roman" w:eastAsia="Times New Roman" w:hAnsi="Times New Roman" w:cs="Times New Roman"/>
            <w:sz w:val="24"/>
            <w:szCs w:val="24"/>
            <w:lang w:val="en-GB"/>
          </w:rPr>
          <w:t xml:space="preserve">mportance of island </w:t>
        </w:r>
        <w:r w:rsidR="00935E58">
          <w:rPr>
            <w:rFonts w:ascii="Times New Roman" w:eastAsia="Times New Roman" w:hAnsi="Times New Roman" w:cs="Times New Roman"/>
            <w:sz w:val="24"/>
            <w:szCs w:val="24"/>
            <w:lang w:val="en-GB"/>
          </w:rPr>
          <w:t>ontogeny dynamics.</w:t>
        </w:r>
      </w:ins>
    </w:p>
    <w:p w14:paraId="54FF3DF7" w14:textId="4C63396D" w:rsidR="00960FEF" w:rsidRPr="00D03DBA" w:rsidRDefault="005808C8">
      <w:pPr>
        <w:ind w:firstLine="720"/>
        <w:jc w:val="both"/>
        <w:rPr>
          <w:rFonts w:ascii="Times New Roman" w:eastAsia="Times New Roman" w:hAnsi="Times New Roman" w:cs="Times New Roman"/>
          <w:sz w:val="24"/>
          <w:szCs w:val="24"/>
          <w:lang w:val="en-GB"/>
        </w:rPr>
      </w:pPr>
      <w:ins w:id="129" w:author="Ruben Heleno" w:date="2024-07-23T12:51:00Z">
        <w:r w:rsidRPr="00D03DBA">
          <w:rPr>
            <w:rFonts w:ascii="Times New Roman" w:eastAsia="Times New Roman" w:hAnsi="Times New Roman" w:cs="Times New Roman"/>
            <w:sz w:val="24"/>
            <w:szCs w:val="24"/>
            <w:lang w:val="en-GB"/>
          </w:rPr>
          <w:t>and Azores [...].</w:t>
        </w:r>
      </w:ins>
    </w:p>
    <w:p w14:paraId="54FF3DF8"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As anticipated, current connectivity shows a strong correlation with geographic distances across all archipelagos, although there is a slight discrepancy observed in the Galapagos, potentially due to the islands being more evenly spaced compared to the Canaries and Azores. </w:t>
      </w:r>
      <w:commentRangeStart w:id="130"/>
      <w:r w:rsidRPr="00D03DBA">
        <w:rPr>
          <w:rFonts w:ascii="Times New Roman" w:eastAsia="Times New Roman" w:hAnsi="Times New Roman" w:cs="Times New Roman"/>
          <w:sz w:val="24"/>
          <w:szCs w:val="24"/>
          <w:lang w:val="en-GB"/>
        </w:rPr>
        <w:t>Consequently, it is challenging to distinguish the specific contributions of current connectivity versus geographic distance, which could also affect dispersal through mechanisms such as wind or bird transport</w:t>
      </w:r>
      <w:commentRangeEnd w:id="130"/>
      <w:r w:rsidR="005808C8">
        <w:rPr>
          <w:rStyle w:val="Refdecomentario"/>
        </w:rPr>
        <w:commentReference w:id="130"/>
      </w:r>
      <w:r w:rsidRPr="00D03DBA">
        <w:rPr>
          <w:rFonts w:ascii="Times New Roman" w:eastAsia="Times New Roman" w:hAnsi="Times New Roman" w:cs="Times New Roman"/>
          <w:sz w:val="24"/>
          <w:szCs w:val="24"/>
          <w:lang w:val="en-GB"/>
        </w:rPr>
        <w:t>. However, we found a significant correlation for littoral flora but not for non-littoral flora in the Galapagos, with a stronger correlation observed for littoral flora compared to non-littoral in the Canaries. This suggests that alongside other potential dispersal modes influenced by geographic distance, current connectivity likely plays a more prominent role in shaping the distribution of littoral flora.</w:t>
      </w:r>
    </w:p>
    <w:p w14:paraId="54FF3DF9" w14:textId="77777777" w:rsidR="00960FEF" w:rsidRPr="00D03DBA" w:rsidRDefault="00960FEF">
      <w:pPr>
        <w:jc w:val="both"/>
        <w:rPr>
          <w:rFonts w:ascii="Times New Roman" w:eastAsia="Times New Roman" w:hAnsi="Times New Roman" w:cs="Times New Roman"/>
          <w:sz w:val="24"/>
          <w:szCs w:val="24"/>
          <w:lang w:val="en-GB"/>
        </w:rPr>
      </w:pPr>
    </w:p>
    <w:p w14:paraId="54FF3DFA" w14:textId="797D062F" w:rsidR="00960FEF" w:rsidRPr="00D03DBA" w:rsidRDefault="00C54839">
      <w:pPr>
        <w:jc w:val="both"/>
        <w:rPr>
          <w:rFonts w:ascii="Times New Roman" w:eastAsia="Times New Roman" w:hAnsi="Times New Roman" w:cs="Times New Roman"/>
          <w:sz w:val="24"/>
          <w:szCs w:val="24"/>
          <w:lang w:val="en-GB"/>
        </w:rPr>
      </w:pPr>
      <w:del w:id="131" w:author="Ruben Heleno" w:date="2024-07-23T12:50:00Z">
        <w:r w:rsidRPr="00D03DBA" w:rsidDel="005808C8">
          <w:rPr>
            <w:rFonts w:ascii="Times New Roman" w:eastAsia="Times New Roman" w:hAnsi="Times New Roman" w:cs="Times New Roman"/>
            <w:sz w:val="24"/>
            <w:szCs w:val="24"/>
            <w:lang w:val="en-GB"/>
          </w:rPr>
          <w:delText xml:space="preserve">Lastly, connectivity by currents was also correlated with connectivity by age in Galapagos </w:delText>
        </w:r>
      </w:del>
      <w:del w:id="132" w:author="Ruben Heleno" w:date="2024-07-23T12:51:00Z">
        <w:r w:rsidRPr="00D03DBA" w:rsidDel="005808C8">
          <w:rPr>
            <w:rFonts w:ascii="Times New Roman" w:eastAsia="Times New Roman" w:hAnsi="Times New Roman" w:cs="Times New Roman"/>
            <w:sz w:val="24"/>
            <w:szCs w:val="24"/>
            <w:lang w:val="en-GB"/>
          </w:rPr>
          <w:delText>and Azores [...].</w:delText>
        </w:r>
      </w:del>
    </w:p>
    <w:p w14:paraId="54FF3DFB" w14:textId="77777777" w:rsidR="00960FEF" w:rsidRPr="00D03DBA" w:rsidRDefault="00960FEF">
      <w:pPr>
        <w:rPr>
          <w:rFonts w:ascii="Times New Roman" w:eastAsia="Times New Roman" w:hAnsi="Times New Roman" w:cs="Times New Roman"/>
          <w:sz w:val="24"/>
          <w:szCs w:val="24"/>
          <w:lang w:val="en-GB"/>
        </w:rPr>
      </w:pPr>
    </w:p>
    <w:p w14:paraId="54FF3DFC" w14:textId="77777777"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[Correlations between centrality metrics]</w:t>
      </w:r>
    </w:p>
    <w:p w14:paraId="54FF3DFD" w14:textId="77777777" w:rsidR="00960FEF" w:rsidRPr="00D03DBA" w:rsidRDefault="00960FEF">
      <w:pPr>
        <w:rPr>
          <w:rFonts w:ascii="Times New Roman" w:eastAsia="Times New Roman" w:hAnsi="Times New Roman" w:cs="Times New Roman"/>
          <w:sz w:val="24"/>
          <w:szCs w:val="24"/>
          <w:lang w:val="en-GB"/>
        </w:rPr>
      </w:pPr>
    </w:p>
    <w:p w14:paraId="54FF3DFE"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There was substantial variation in correlations of centrality metrics between archipelagos, indicating distinct network configurations and roles of islands. The Canaries </w:t>
      </w:r>
      <w:commentRangeStart w:id="133"/>
      <w:r w:rsidRPr="00D03DBA">
        <w:rPr>
          <w:rFonts w:ascii="Times New Roman" w:eastAsia="Times New Roman" w:hAnsi="Times New Roman" w:cs="Times New Roman"/>
          <w:sz w:val="24"/>
          <w:szCs w:val="24"/>
          <w:lang w:val="en-GB"/>
        </w:rPr>
        <w:t>exhibit marked differences compared to the Galapagos and Azores, which show greater similarity.</w:t>
      </w:r>
    </w:p>
    <w:p w14:paraId="54FF3DFF" w14:textId="77777777" w:rsidR="00960FEF" w:rsidRPr="00D03DBA" w:rsidRDefault="00960FEF">
      <w:pPr>
        <w:jc w:val="both"/>
        <w:rPr>
          <w:rFonts w:ascii="Times New Roman" w:eastAsia="Times New Roman" w:hAnsi="Times New Roman" w:cs="Times New Roman"/>
          <w:sz w:val="24"/>
          <w:szCs w:val="24"/>
          <w:lang w:val="en-GB"/>
        </w:rPr>
      </w:pPr>
    </w:p>
    <w:p w14:paraId="54FF3E00" w14:textId="77777777" w:rsidR="00960FEF" w:rsidRPr="00D03DBA" w:rsidRDefault="00C54839">
      <w:pPr>
        <w:ind w:firstLine="720"/>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The correlation </w:t>
      </w:r>
      <w:commentRangeEnd w:id="133"/>
      <w:r w:rsidR="006D1AC1">
        <w:rPr>
          <w:rStyle w:val="Refdecomentario"/>
        </w:rPr>
        <w:commentReference w:id="133"/>
      </w:r>
      <w:r w:rsidRPr="00D03DBA">
        <w:rPr>
          <w:rFonts w:ascii="Times New Roman" w:eastAsia="Times New Roman" w:hAnsi="Times New Roman" w:cs="Times New Roman"/>
          <w:sz w:val="24"/>
          <w:szCs w:val="24"/>
          <w:lang w:val="en-GB"/>
        </w:rPr>
        <w:t xml:space="preserve">between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m:t>
            </m:r>
          </m:sub>
          <m:sup>
            <m:r>
              <m:rPr>
                <m:sty m:val="bi"/>
              </m:rP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b/>
          <w:sz w:val="24"/>
          <w:szCs w:val="24"/>
          <w:lang w:val="en-GB"/>
        </w:rPr>
        <w:t xml:space="preserve"> </w:t>
      </w:r>
      <w:r w:rsidRPr="00D03DBA">
        <w:rPr>
          <w:rFonts w:ascii="Times New Roman" w:eastAsia="Times New Roman" w:hAnsi="Times New Roman" w:cs="Times New Roman"/>
          <w:sz w:val="24"/>
          <w:szCs w:val="24"/>
          <w:lang w:val="en-GB"/>
        </w:rPr>
        <w:t xml:space="preserve">and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Out</m:t>
            </m:r>
          </m:sub>
          <m:sup>
            <m:r>
              <m:rPr>
                <m:sty m:val="bi"/>
              </m:rP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reflecting islands that act as sinks and sources of current flow, provides insights into the overall directionality of currents within an archipelago. In the Azores, this correlation was notably high, indicating a </w:t>
      </w:r>
      <w:commentRangeStart w:id="134"/>
      <w:r w:rsidRPr="00D03DBA">
        <w:rPr>
          <w:rFonts w:ascii="Times New Roman" w:eastAsia="Times New Roman" w:hAnsi="Times New Roman" w:cs="Times New Roman"/>
          <w:sz w:val="24"/>
          <w:szCs w:val="24"/>
          <w:lang w:val="en-GB"/>
        </w:rPr>
        <w:t xml:space="preserve">significant exchange of currents among </w:t>
      </w:r>
      <w:commentRangeEnd w:id="134"/>
      <w:r w:rsidR="00C90002">
        <w:rPr>
          <w:rStyle w:val="Refdecomentario"/>
        </w:rPr>
        <w:commentReference w:id="134"/>
      </w:r>
      <w:r w:rsidRPr="00D03DBA">
        <w:rPr>
          <w:rFonts w:ascii="Times New Roman" w:eastAsia="Times New Roman" w:hAnsi="Times New Roman" w:cs="Times New Roman"/>
          <w:sz w:val="24"/>
          <w:szCs w:val="24"/>
          <w:lang w:val="en-GB"/>
        </w:rPr>
        <w:t xml:space="preserve">the islands. This pattern is likely influenced by the presence of a highly energetic eddy field and complex current interactions. Conversely, the Canaries displayed a remarkably low correlation, aligning with its more directional current patterns. The Galapagos exhibited a moderate correlation, falling between the Azores and Canaries, possibly reflecting a balance between complex currents and directional influences. Probably for the same reason, correlations were high between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m:t>
            </m:r>
          </m:sub>
          <m:sup>
            <m:r>
              <m:rPr>
                <m:sty m:val="bi"/>
              </m:rP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b/>
          <w:sz w:val="24"/>
          <w:szCs w:val="24"/>
          <w:lang w:val="en-GB"/>
        </w:rPr>
        <w:t xml:space="preserve"> </w:t>
      </w:r>
      <w:r w:rsidRPr="00D03DBA">
        <w:rPr>
          <w:rFonts w:ascii="Times New Roman" w:eastAsia="Times New Roman" w:hAnsi="Times New Roman" w:cs="Times New Roman"/>
          <w:sz w:val="24"/>
          <w:szCs w:val="24"/>
          <w:lang w:val="en-GB"/>
        </w:rPr>
        <w:t xml:space="preserve">and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b/>
          <w:sz w:val="24"/>
          <w:szCs w:val="24"/>
          <w:lang w:val="en-GB"/>
        </w:rPr>
        <w:t xml:space="preserve"> </w:t>
      </w:r>
      <w:r w:rsidRPr="00D03DBA">
        <w:rPr>
          <w:rFonts w:ascii="Times New Roman" w:eastAsia="Times New Roman" w:hAnsi="Times New Roman" w:cs="Times New Roman"/>
          <w:sz w:val="24"/>
          <w:szCs w:val="24"/>
          <w:lang w:val="en-GB"/>
        </w:rPr>
        <w:t>in Azores and Galapagos, and not present in the Canaries.</w:t>
      </w:r>
    </w:p>
    <w:p w14:paraId="54FF3E01" w14:textId="77777777" w:rsidR="00960FEF" w:rsidRPr="00D03DBA" w:rsidRDefault="00960FEF">
      <w:pPr>
        <w:rPr>
          <w:rFonts w:ascii="Times New Roman" w:eastAsia="Times New Roman" w:hAnsi="Times New Roman" w:cs="Times New Roman"/>
          <w:sz w:val="24"/>
          <w:szCs w:val="24"/>
          <w:lang w:val="en-GB"/>
        </w:rPr>
      </w:pPr>
    </w:p>
    <w:p w14:paraId="54FF3E02" w14:textId="77777777"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w:t>
      </w:r>
      <w:proofErr w:type="spellStart"/>
      <w:r w:rsidRPr="00D03DBA">
        <w:rPr>
          <w:rFonts w:ascii="Times New Roman" w:eastAsia="Times New Roman" w:hAnsi="Times New Roman" w:cs="Times New Roman"/>
          <w:b/>
          <w:sz w:val="24"/>
          <w:szCs w:val="24"/>
          <w:lang w:val="en-GB"/>
        </w:rPr>
        <w:t>Efect</w:t>
      </w:r>
      <w:proofErr w:type="spellEnd"/>
      <w:r w:rsidRPr="00D03DBA">
        <w:rPr>
          <w:rFonts w:ascii="Times New Roman" w:eastAsia="Times New Roman" w:hAnsi="Times New Roman" w:cs="Times New Roman"/>
          <w:b/>
          <w:sz w:val="24"/>
          <w:szCs w:val="24"/>
          <w:lang w:val="en-GB"/>
        </w:rPr>
        <w:t xml:space="preserve"> of centrality on percentage of littoral species]</w:t>
      </w:r>
    </w:p>
    <w:p w14:paraId="54FF3E03" w14:textId="77777777" w:rsidR="00960FEF" w:rsidRPr="00D03DBA" w:rsidRDefault="00960FEF">
      <w:pPr>
        <w:jc w:val="both"/>
        <w:rPr>
          <w:rFonts w:ascii="Times New Roman" w:eastAsia="Times New Roman" w:hAnsi="Times New Roman" w:cs="Times New Roman"/>
          <w:sz w:val="24"/>
          <w:szCs w:val="24"/>
          <w:lang w:val="en-GB"/>
        </w:rPr>
      </w:pPr>
    </w:p>
    <w:p w14:paraId="54FF3E04" w14:textId="77777777" w:rsidR="00960FEF" w:rsidRPr="00D03DBA" w:rsidRDefault="00C54839">
      <w:pPr>
        <w:numPr>
          <w:ilvl w:val="0"/>
          <w:numId w:val="2"/>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No effect of centrality on the % of littoral flora.</w:t>
      </w:r>
    </w:p>
    <w:p w14:paraId="54FF3E05" w14:textId="77777777" w:rsidR="00960FEF" w:rsidRPr="00D03DBA" w:rsidRDefault="00C54839">
      <w:pPr>
        <w:numPr>
          <w:ilvl w:val="0"/>
          <w:numId w:val="2"/>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May be due to the even distribution of islands in the space coupled with the confluence of three major currents, which may create internal complex current dynamics within the archipelago. </w:t>
      </w:r>
    </w:p>
    <w:p w14:paraId="54FF3E06" w14:textId="77777777" w:rsidR="00960FEF" w:rsidRPr="00D03DBA" w:rsidRDefault="00C54839">
      <w:pPr>
        <w:numPr>
          <w:ilvl w:val="0"/>
          <w:numId w:val="2"/>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Still, some islands show </w:t>
      </w:r>
      <w:commentRangeStart w:id="135"/>
      <w:r w:rsidRPr="00D03DBA">
        <w:rPr>
          <w:rFonts w:ascii="Times New Roman" w:eastAsia="Times New Roman" w:hAnsi="Times New Roman" w:cs="Times New Roman"/>
          <w:sz w:val="24"/>
          <w:szCs w:val="24"/>
          <w:lang w:val="en-GB"/>
        </w:rPr>
        <w:t xml:space="preserve">centrality </w:t>
      </w:r>
      <w:commentRangeEnd w:id="135"/>
      <w:r w:rsidR="009E15B3">
        <w:rPr>
          <w:rStyle w:val="Refdecomentario"/>
        </w:rPr>
        <w:commentReference w:id="135"/>
      </w:r>
      <w:r w:rsidRPr="00D03DBA">
        <w:rPr>
          <w:rFonts w:ascii="Times New Roman" w:eastAsia="Times New Roman" w:hAnsi="Times New Roman" w:cs="Times New Roman"/>
          <w:sz w:val="24"/>
          <w:szCs w:val="24"/>
          <w:lang w:val="en-GB"/>
        </w:rPr>
        <w:t xml:space="preserve">measures and percentages of littoral species that may suggest a role of thalassochory. An example is Fernandina, which shows the second lowest percentage of littoral plants, the lowest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and low centrality for the rest of measures. This is probably because of a shield effect of Isabela that may isolate the island from the rest of the archipelago by blocking the currents and preventing propagules to disperse from and towards the island. Another possibility is that this is due to being the youngest of the islands, although littoral plants may be first colonizers and a large </w:t>
      </w:r>
      <w:commentRangeStart w:id="136"/>
      <w:r w:rsidRPr="00D03DBA">
        <w:rPr>
          <w:rFonts w:ascii="Times New Roman" w:eastAsia="Times New Roman" w:hAnsi="Times New Roman" w:cs="Times New Roman"/>
          <w:sz w:val="24"/>
          <w:szCs w:val="24"/>
          <w:lang w:val="en-GB"/>
        </w:rPr>
        <w:t>biodiversity of littoral plants would have had time enough to establish</w:t>
      </w:r>
      <w:commentRangeEnd w:id="136"/>
      <w:r w:rsidR="00180A87">
        <w:rPr>
          <w:rStyle w:val="Refdecomentario"/>
        </w:rPr>
        <w:commentReference w:id="136"/>
      </w:r>
      <w:r w:rsidRPr="00D03DBA">
        <w:rPr>
          <w:rFonts w:ascii="Times New Roman" w:eastAsia="Times New Roman" w:hAnsi="Times New Roman" w:cs="Times New Roman"/>
          <w:sz w:val="24"/>
          <w:szCs w:val="24"/>
          <w:lang w:val="en-GB"/>
        </w:rPr>
        <w:t>.</w:t>
      </w:r>
    </w:p>
    <w:p w14:paraId="54FF3E07" w14:textId="77777777" w:rsidR="00960FEF" w:rsidRPr="00D03DBA" w:rsidRDefault="00C54839">
      <w:pPr>
        <w:numPr>
          <w:ilvl w:val="0"/>
          <w:numId w:val="2"/>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However, other islands show the opposite expected relationship between centrality by currents and percentage of littoral species. This is the case for </w:t>
      </w:r>
      <w:proofErr w:type="spellStart"/>
      <w:r w:rsidRPr="00D03DBA">
        <w:rPr>
          <w:rFonts w:ascii="Times New Roman" w:eastAsia="Times New Roman" w:hAnsi="Times New Roman" w:cs="Times New Roman"/>
          <w:sz w:val="24"/>
          <w:szCs w:val="24"/>
          <w:lang w:val="en-GB"/>
        </w:rPr>
        <w:t>Genovesa</w:t>
      </w:r>
      <w:proofErr w:type="spellEnd"/>
      <w:r w:rsidRPr="00D03DBA">
        <w:rPr>
          <w:rFonts w:ascii="Times New Roman" w:eastAsia="Times New Roman" w:hAnsi="Times New Roman" w:cs="Times New Roman"/>
          <w:sz w:val="24"/>
          <w:szCs w:val="24"/>
          <w:lang w:val="en-GB"/>
        </w:rPr>
        <w:t>, which shows the highest percentage of littoral plants, and still, it has the lowest</w:t>
      </w:r>
      <w:commentRangeStart w:id="137"/>
      <w:r w:rsidRPr="00D03DBA">
        <w:rPr>
          <w:rFonts w:ascii="Times New Roman" w:eastAsia="Times New Roman" w:hAnsi="Times New Roman" w:cs="Times New Roman"/>
          <w:sz w:val="24"/>
          <w:szCs w:val="24"/>
          <w:lang w:val="en-GB"/>
        </w:rPr>
        <w:t xml:space="preserve">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m:t>
            </m:r>
          </m:sub>
          <m:sup>
            <m:r>
              <m:rPr>
                <m:sty m:val="bi"/>
              </m:rP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b/>
          <w:sz w:val="24"/>
          <w:szCs w:val="24"/>
          <w:lang w:val="en-GB"/>
        </w:rPr>
        <w:t xml:space="preserve"> </w:t>
      </w:r>
      <w:commentRangeEnd w:id="137"/>
      <w:r w:rsidR="004A18A5">
        <w:rPr>
          <w:rStyle w:val="Refdecomentario"/>
        </w:rPr>
        <w:commentReference w:id="137"/>
      </w:r>
      <w:r w:rsidRPr="00D03DBA">
        <w:rPr>
          <w:rFonts w:ascii="Times New Roman" w:eastAsia="Times New Roman" w:hAnsi="Times New Roman" w:cs="Times New Roman"/>
          <w:sz w:val="24"/>
          <w:szCs w:val="24"/>
          <w:lang w:val="en-GB"/>
        </w:rPr>
        <w:t>and is among the islands with the lowest</w:t>
      </w:r>
      <w:r w:rsidRPr="00D03DBA">
        <w:rPr>
          <w:rFonts w:ascii="Times New Roman" w:eastAsia="Times New Roman" w:hAnsi="Times New Roman" w:cs="Times New Roman"/>
          <w:b/>
          <w:sz w:val="24"/>
          <w:szCs w:val="24"/>
          <w:lang w:val="en-GB"/>
        </w:rPr>
        <w:t xml:space="preserv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xml:space="preserve"> [...].</w:t>
      </w:r>
    </w:p>
    <w:p w14:paraId="54FF3E08" w14:textId="161F8491" w:rsidR="00960FEF" w:rsidRPr="00D03DBA" w:rsidDel="00BA0CAA" w:rsidRDefault="00C54839">
      <w:pPr>
        <w:numPr>
          <w:ilvl w:val="0"/>
          <w:numId w:val="2"/>
        </w:numPr>
        <w:jc w:val="both"/>
        <w:rPr>
          <w:del w:id="138" w:author="Ruben Heleno" w:date="2024-07-23T13:01:00Z"/>
          <w:rFonts w:ascii="Times New Roman" w:eastAsia="Times New Roman" w:hAnsi="Times New Roman" w:cs="Times New Roman"/>
          <w:sz w:val="24"/>
          <w:szCs w:val="24"/>
          <w:lang w:val="en-GB"/>
        </w:rPr>
      </w:pPr>
      <w:del w:id="139" w:author="Ruben Heleno" w:date="2024-07-23T13:01:00Z">
        <w:r w:rsidRPr="00D03DBA" w:rsidDel="00BA0CAA">
          <w:rPr>
            <w:rFonts w:ascii="Times New Roman" w:eastAsia="Times New Roman" w:hAnsi="Times New Roman" w:cs="Times New Roman"/>
            <w:sz w:val="24"/>
            <w:szCs w:val="24"/>
            <w:lang w:val="en-GB"/>
          </w:rPr>
          <w:delText xml:space="preserve">And some islands were identified potential important roles in the current connectivity network, such as Santa Fe, which is centrally located but east-wards, and show the highest </w:delTex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Out</m:t>
              </m:r>
            </m:sub>
            <m:sup>
              <m:r>
                <m:rPr>
                  <m:sty m:val="bi"/>
                </m:rPr>
                <w:rPr>
                  <w:rFonts w:ascii="Times New Roman" w:eastAsia="Times New Roman" w:hAnsi="Times New Roman" w:cs="Times New Roman"/>
                  <w:sz w:val="24"/>
                  <w:szCs w:val="24"/>
                </w:rPr>
                <m:t>W</m:t>
              </m:r>
            </m:sup>
          </m:sSubSup>
        </m:oMath>
        <w:r w:rsidRPr="00D03DBA" w:rsidDel="00BA0CAA">
          <w:rPr>
            <w:rFonts w:ascii="Times New Roman" w:eastAsia="Times New Roman" w:hAnsi="Times New Roman" w:cs="Times New Roman"/>
            <w:b/>
            <w:sz w:val="24"/>
            <w:szCs w:val="24"/>
            <w:lang w:val="en-GB"/>
          </w:rPr>
          <w:delText xml:space="preserve"> </w:delText>
        </w:r>
        <w:r w:rsidRPr="00D03DBA" w:rsidDel="00BA0CAA">
          <w:rPr>
            <w:rFonts w:ascii="Times New Roman" w:eastAsia="Times New Roman" w:hAnsi="Times New Roman" w:cs="Times New Roman"/>
            <w:sz w:val="24"/>
            <w:szCs w:val="24"/>
            <w:lang w:val="en-GB"/>
          </w:rPr>
          <w:delText xml:space="preserve">and </w:delTex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w:r w:rsidRPr="00D03DBA" w:rsidDel="00BA0CAA">
          <w:rPr>
            <w:rFonts w:ascii="Times New Roman" w:eastAsia="Times New Roman" w:hAnsi="Times New Roman" w:cs="Times New Roman"/>
            <w:sz w:val="24"/>
            <w:szCs w:val="24"/>
            <w:lang w:val="en-GB"/>
          </w:rPr>
          <w:delText xml:space="preserve"> , and high </w:delTex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sidRPr="00D03DBA" w:rsidDel="00BA0CAA">
          <w:rPr>
            <w:rFonts w:ascii="Times New Roman" w:eastAsia="Times New Roman" w:hAnsi="Times New Roman" w:cs="Times New Roman"/>
            <w:sz w:val="24"/>
            <w:szCs w:val="24"/>
            <w:lang w:val="en-GB"/>
          </w:rPr>
          <w:delText>. This may indicate that it acts as a bridge between the eastern islands and the rest of the archipelago</w:delText>
        </w:r>
        <w:commentRangeStart w:id="140"/>
        <w:r w:rsidRPr="00D03DBA" w:rsidDel="00BA0CAA">
          <w:rPr>
            <w:rFonts w:ascii="Times New Roman" w:eastAsia="Times New Roman" w:hAnsi="Times New Roman" w:cs="Times New Roman"/>
            <w:sz w:val="24"/>
            <w:szCs w:val="24"/>
            <w:lang w:val="en-GB"/>
          </w:rPr>
          <w:delText>.</w:delText>
        </w:r>
      </w:del>
      <w:commentRangeEnd w:id="140"/>
      <w:r w:rsidR="00BA0CAA">
        <w:rPr>
          <w:rStyle w:val="Refdecomentario"/>
        </w:rPr>
        <w:commentReference w:id="140"/>
      </w:r>
    </w:p>
    <w:p w14:paraId="54FF3E09" w14:textId="77777777" w:rsidR="00960FEF" w:rsidRPr="00D03DBA" w:rsidRDefault="00960FEF">
      <w:pPr>
        <w:ind w:left="720"/>
        <w:jc w:val="both"/>
        <w:rPr>
          <w:rFonts w:ascii="Times New Roman" w:eastAsia="Times New Roman" w:hAnsi="Times New Roman" w:cs="Times New Roman"/>
          <w:sz w:val="24"/>
          <w:szCs w:val="24"/>
          <w:lang w:val="en-GB"/>
        </w:rPr>
      </w:pPr>
    </w:p>
    <w:p w14:paraId="54FF3E0A" w14:textId="77777777" w:rsidR="00960FEF" w:rsidRPr="00D03DBA" w:rsidRDefault="00960FEF">
      <w:pPr>
        <w:ind w:left="720"/>
        <w:jc w:val="both"/>
        <w:rPr>
          <w:rFonts w:ascii="Times New Roman" w:eastAsia="Times New Roman" w:hAnsi="Times New Roman" w:cs="Times New Roman"/>
          <w:sz w:val="24"/>
          <w:szCs w:val="24"/>
          <w:lang w:val="en-GB"/>
        </w:rPr>
      </w:pPr>
    </w:p>
    <w:p w14:paraId="54FF3E0B" w14:textId="77777777" w:rsidR="00960FEF" w:rsidRPr="00D03DBA" w:rsidRDefault="00C54839">
      <w:pPr>
        <w:numPr>
          <w:ilvl w:val="0"/>
          <w:numId w:val="5"/>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Canaries: Effect of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sz w:val="24"/>
          <w:szCs w:val="24"/>
          <w:lang w:val="en-GB"/>
        </w:rPr>
        <w:t xml:space="preserve"> on the % littoral flora, and while not statistically significant at the conventional threshold of 0.05, results for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m:t>
            </m:r>
          </m:sub>
          <m:sup>
            <m:r>
              <m:rPr>
                <m:sty m:val="bi"/>
              </m:rP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sz w:val="24"/>
          <w:szCs w:val="24"/>
          <w:lang w:val="en-GB"/>
        </w:rPr>
        <w:t xml:space="preserve"> suggests a meaningful relationship.</w:t>
      </w:r>
    </w:p>
    <w:p w14:paraId="54FF3E0C" w14:textId="77777777" w:rsidR="00960FEF" w:rsidRPr="00D03DBA" w:rsidRDefault="00C54839">
      <w:pPr>
        <w:numPr>
          <w:ilvl w:val="0"/>
          <w:numId w:val="5"/>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This may be explained by the directionality and island distribution of the archipelago, and the distance respect to the continent.</w:t>
      </w:r>
    </w:p>
    <w:p w14:paraId="54FF3E0D" w14:textId="77777777" w:rsidR="00960FEF" w:rsidRPr="00D03DBA" w:rsidRDefault="00C54839">
      <w:pPr>
        <w:numPr>
          <w:ilvl w:val="0"/>
          <w:numId w:val="5"/>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Fuerteventura the highest % littoral plants, followed by Lanzarote. Lanzarote the highest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b/>
          <w:sz w:val="24"/>
          <w:szCs w:val="24"/>
          <w:lang w:val="en-GB"/>
        </w:rPr>
        <w:t xml:space="preserve"> </w:t>
      </w:r>
      <w:r w:rsidRPr="00D03DBA">
        <w:rPr>
          <w:rFonts w:ascii="Times New Roman" w:eastAsia="Times New Roman" w:hAnsi="Times New Roman" w:cs="Times New Roman"/>
          <w:sz w:val="24"/>
          <w:szCs w:val="24"/>
          <w:lang w:val="en-GB"/>
        </w:rPr>
        <w:t xml:space="preserve">together with Tenerife, and the highest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Out</m:t>
            </m:r>
          </m:sub>
          <m:sup>
            <m:r>
              <m:rPr>
                <m:sty m:val="bi"/>
              </m:rP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b/>
          <w:sz w:val="24"/>
          <w:szCs w:val="24"/>
          <w:lang w:val="en-GB"/>
        </w:rPr>
        <w:t xml:space="preserve"> </w:t>
      </w:r>
      <w:r w:rsidRPr="00D03DBA">
        <w:rPr>
          <w:rFonts w:ascii="Times New Roman" w:eastAsia="Times New Roman" w:hAnsi="Times New Roman" w:cs="Times New Roman"/>
          <w:sz w:val="24"/>
          <w:szCs w:val="24"/>
          <w:lang w:val="en-GB"/>
        </w:rPr>
        <w:t xml:space="preserve">by a lot. Both are in the </w:t>
      </w:r>
      <w:r w:rsidRPr="00D03DBA">
        <w:rPr>
          <w:rFonts w:ascii="Times New Roman" w:eastAsia="Times New Roman" w:hAnsi="Times New Roman" w:cs="Times New Roman"/>
          <w:sz w:val="24"/>
          <w:szCs w:val="24"/>
          <w:lang w:val="en-GB"/>
        </w:rPr>
        <w:lastRenderedPageBreak/>
        <w:t xml:space="preserve">east, closer to the continent. </w:t>
      </w:r>
      <w:commentRangeStart w:id="141"/>
      <w:r w:rsidRPr="00D03DBA">
        <w:rPr>
          <w:rFonts w:ascii="Times New Roman" w:eastAsia="Times New Roman" w:hAnsi="Times New Roman" w:cs="Times New Roman"/>
          <w:sz w:val="24"/>
          <w:szCs w:val="24"/>
          <w:lang w:val="en-GB"/>
        </w:rPr>
        <w:t xml:space="preserve">A potential explanation is that continental littoral flora reaches first these islands through The Canarian Current that flows west from the continental coast, and therefore have higher diversity. </w:t>
      </w:r>
      <w:commentRangeEnd w:id="141"/>
      <w:r w:rsidR="007A73C3">
        <w:rPr>
          <w:rStyle w:val="Refdecomentario"/>
        </w:rPr>
        <w:commentReference w:id="141"/>
      </w:r>
      <w:r w:rsidRPr="00D03DBA">
        <w:rPr>
          <w:rFonts w:ascii="Times New Roman" w:eastAsia="Times New Roman" w:hAnsi="Times New Roman" w:cs="Times New Roman"/>
          <w:sz w:val="24"/>
          <w:szCs w:val="24"/>
          <w:lang w:val="en-GB"/>
        </w:rPr>
        <w:t>These are also the oldest islands and the accumulation of biodiversity may be due to time for diversification.</w:t>
      </w:r>
    </w:p>
    <w:p w14:paraId="54FF3E0E" w14:textId="77777777" w:rsidR="00960FEF" w:rsidRPr="00D03DBA" w:rsidRDefault="00960FEF">
      <w:pPr>
        <w:jc w:val="both"/>
        <w:rPr>
          <w:rFonts w:ascii="Times New Roman" w:eastAsia="Times New Roman" w:hAnsi="Times New Roman" w:cs="Times New Roman"/>
          <w:sz w:val="24"/>
          <w:szCs w:val="24"/>
          <w:lang w:val="en-GB"/>
        </w:rPr>
      </w:pPr>
    </w:p>
    <w:p w14:paraId="54FF3E0F" w14:textId="77777777" w:rsidR="00960FEF" w:rsidRPr="00D03DBA" w:rsidRDefault="00960FEF">
      <w:pPr>
        <w:jc w:val="both"/>
        <w:rPr>
          <w:rFonts w:ascii="Times New Roman" w:eastAsia="Times New Roman" w:hAnsi="Times New Roman" w:cs="Times New Roman"/>
          <w:sz w:val="24"/>
          <w:szCs w:val="24"/>
          <w:lang w:val="en-GB"/>
        </w:rPr>
      </w:pPr>
    </w:p>
    <w:p w14:paraId="54FF3E10" w14:textId="58FC89C7" w:rsidR="00960FEF" w:rsidRPr="00D03DBA" w:rsidRDefault="00C54839">
      <w:pPr>
        <w:numPr>
          <w:ilvl w:val="0"/>
          <w:numId w:val="3"/>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Azores had the highest </w:t>
      </w:r>
      <w:del w:id="142" w:author="Ruben Heleno" w:date="2024-07-23T13:04:00Z">
        <w:r w:rsidRPr="00D03DBA" w:rsidDel="007A73C3">
          <w:rPr>
            <w:rFonts w:ascii="Times New Roman" w:eastAsia="Times New Roman" w:hAnsi="Times New Roman" w:cs="Times New Roman"/>
            <w:sz w:val="24"/>
            <w:szCs w:val="24"/>
            <w:lang w:val="en-GB"/>
          </w:rPr>
          <w:delText xml:space="preserve">percentage </w:delText>
        </w:r>
      </w:del>
      <w:ins w:id="143" w:author="Ruben Heleno" w:date="2024-07-23T13:04:00Z">
        <w:r w:rsidR="007A73C3">
          <w:rPr>
            <w:rFonts w:ascii="Times New Roman" w:eastAsia="Times New Roman" w:hAnsi="Times New Roman" w:cs="Times New Roman"/>
            <w:sz w:val="24"/>
            <w:szCs w:val="24"/>
            <w:lang w:val="en-GB"/>
          </w:rPr>
          <w:t xml:space="preserve">proportion </w:t>
        </w:r>
      </w:ins>
      <w:r w:rsidRPr="00D03DBA">
        <w:rPr>
          <w:rFonts w:ascii="Times New Roman" w:eastAsia="Times New Roman" w:hAnsi="Times New Roman" w:cs="Times New Roman"/>
          <w:sz w:val="24"/>
          <w:szCs w:val="24"/>
          <w:lang w:val="en-GB"/>
        </w:rPr>
        <w:t>of littoral flora, but no effect of centrality by currents on the % littoral flora on each island.</w:t>
      </w:r>
    </w:p>
    <w:p w14:paraId="54FF3E11" w14:textId="77777777" w:rsidR="00960FEF" w:rsidRPr="00D03DBA" w:rsidRDefault="00C54839">
      <w:pPr>
        <w:numPr>
          <w:ilvl w:val="0"/>
          <w:numId w:val="4"/>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Azores is considered a confluence zone between the west and the east North Atlantic  (Caldeira &amp; Reis 2017). This suggests that western currents flow east and eastern currents flow west, showing a pattern of convergence towards the middle islands. </w:t>
      </w:r>
      <w:commentRangeStart w:id="144"/>
      <w:r w:rsidRPr="00D03DBA">
        <w:rPr>
          <w:rFonts w:ascii="Times New Roman" w:eastAsia="Times New Roman" w:hAnsi="Times New Roman" w:cs="Times New Roman"/>
          <w:sz w:val="24"/>
          <w:szCs w:val="24"/>
          <w:lang w:val="en-GB"/>
        </w:rPr>
        <w:t xml:space="preserve">This may explain why Sao Jorge and Faial show the highest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xml:space="preserve"> values of all three archipelagos,</w:t>
      </w:r>
      <w:commentRangeEnd w:id="144"/>
      <w:r w:rsidR="003C6FFB">
        <w:rPr>
          <w:rStyle w:val="Refdecomentario"/>
        </w:rPr>
        <w:commentReference w:id="144"/>
      </w:r>
      <w:r w:rsidRPr="00D03DBA">
        <w:rPr>
          <w:rFonts w:ascii="Times New Roman" w:eastAsia="Times New Roman" w:hAnsi="Times New Roman" w:cs="Times New Roman"/>
          <w:sz w:val="24"/>
          <w:szCs w:val="24"/>
          <w:lang w:val="en-GB"/>
        </w:rPr>
        <w:t xml:space="preserve"> and together with Pico, also in the center, makes Azores the archipelago with the highest </w:t>
      </w:r>
      <m:oMath>
        <m:bar>
          <m:barPr>
            <m:ctrlPr>
              <w:rPr>
                <w:rFonts w:ascii="Cambria Math" w:hAnsi="Cambria Math"/>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r>
                  <w:rPr>
                    <w:rFonts w:ascii="Times New Roman" w:eastAsia="Times New Roman" w:hAnsi="Times New Roman" w:cs="Times New Roman"/>
                    <w:sz w:val="24"/>
                    <w:szCs w:val="24"/>
                    <w:lang w:val="en-GB"/>
                  </w:rPr>
                  <m:t xml:space="preserve"> </m:t>
                </m:r>
              </m:sub>
              <m:sup/>
            </m:sSubSup>
          </m:e>
        </m:bar>
        <m:r>
          <w:rPr>
            <w:rFonts w:ascii="Times New Roman" w:eastAsia="Times New Roman" w:hAnsi="Times New Roman" w:cs="Times New Roman"/>
            <w:sz w:val="24"/>
            <w:szCs w:val="24"/>
            <w:lang w:val="en-GB"/>
          </w:rPr>
          <m:t xml:space="preserve"> </m:t>
        </m:r>
      </m:oMath>
      <w:r w:rsidRPr="00D03DBA">
        <w:rPr>
          <w:rFonts w:ascii="Times New Roman" w:eastAsia="Times New Roman" w:hAnsi="Times New Roman" w:cs="Times New Roman"/>
          <w:sz w:val="24"/>
          <w:szCs w:val="24"/>
          <w:lang w:val="en-GB"/>
        </w:rPr>
        <w:t xml:space="preserve">. </w:t>
      </w:r>
    </w:p>
    <w:p w14:paraId="54FF3E12" w14:textId="77777777" w:rsidR="00960FEF" w:rsidRPr="00D03DBA" w:rsidRDefault="00C54839">
      <w:pPr>
        <w:numPr>
          <w:ilvl w:val="0"/>
          <w:numId w:val="4"/>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The fact that none of the measured centrality metrics, including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sidRPr="00D03DBA">
        <w:rPr>
          <w:rFonts w:ascii="Times New Roman" w:eastAsia="Times New Roman" w:hAnsi="Times New Roman" w:cs="Times New Roman"/>
          <w:sz w:val="24"/>
          <w:szCs w:val="24"/>
          <w:lang w:val="en-GB"/>
        </w:rPr>
        <w:t>, don't show significant correlation with % littoral may suggest that other dispersal modes are probably strongly affecting their dispersal in this archipelago</w:t>
      </w:r>
      <w:commentRangeStart w:id="145"/>
      <w:r w:rsidRPr="00D03DBA">
        <w:rPr>
          <w:rFonts w:ascii="Times New Roman" w:eastAsia="Times New Roman" w:hAnsi="Times New Roman" w:cs="Times New Roman"/>
          <w:sz w:val="24"/>
          <w:szCs w:val="24"/>
          <w:lang w:val="en-GB"/>
        </w:rPr>
        <w:t>.</w:t>
      </w:r>
      <w:commentRangeEnd w:id="145"/>
      <w:r>
        <w:rPr>
          <w:rStyle w:val="Refdecomentario"/>
        </w:rPr>
        <w:commentReference w:id="145"/>
      </w:r>
    </w:p>
    <w:p w14:paraId="54FF3E13" w14:textId="77777777" w:rsidR="00960FEF" w:rsidRPr="00D03DBA" w:rsidRDefault="00960FEF">
      <w:pPr>
        <w:rPr>
          <w:rFonts w:ascii="Times New Roman" w:eastAsia="Times New Roman" w:hAnsi="Times New Roman" w:cs="Times New Roman"/>
          <w:sz w:val="24"/>
          <w:szCs w:val="24"/>
          <w:lang w:val="en-GB"/>
        </w:rPr>
      </w:pPr>
    </w:p>
    <w:p w14:paraId="54FF3E14" w14:textId="77777777" w:rsidR="00960FEF" w:rsidRPr="00D03DBA" w:rsidRDefault="00960FEF">
      <w:pPr>
        <w:rPr>
          <w:rFonts w:ascii="Times New Roman" w:eastAsia="Times New Roman" w:hAnsi="Times New Roman" w:cs="Times New Roman"/>
          <w:b/>
          <w:sz w:val="24"/>
          <w:szCs w:val="24"/>
          <w:lang w:val="en-GB"/>
        </w:rPr>
      </w:pPr>
    </w:p>
    <w:p w14:paraId="54FF3E15" w14:textId="77777777" w:rsidR="00960FEF" w:rsidRDefault="00C5483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Limitations</w:t>
      </w:r>
      <w:proofErr w:type="spellEnd"/>
      <w:r>
        <w:rPr>
          <w:rFonts w:ascii="Times New Roman" w:eastAsia="Times New Roman" w:hAnsi="Times New Roman" w:cs="Times New Roman"/>
          <w:b/>
          <w:sz w:val="24"/>
          <w:szCs w:val="24"/>
        </w:rPr>
        <w:t>]</w:t>
      </w:r>
    </w:p>
    <w:p w14:paraId="54FF3E16" w14:textId="77777777" w:rsidR="00960FEF" w:rsidRDefault="00960FEF">
      <w:pPr>
        <w:rPr>
          <w:rFonts w:ascii="Times New Roman" w:eastAsia="Times New Roman" w:hAnsi="Times New Roman" w:cs="Times New Roman"/>
          <w:sz w:val="24"/>
          <w:szCs w:val="24"/>
        </w:rPr>
      </w:pPr>
    </w:p>
    <w:p w14:paraId="54FF3E17" w14:textId="77777777" w:rsidR="00960FEF" w:rsidRPr="00D03DBA" w:rsidRDefault="00C54839">
      <w:pPr>
        <w:numPr>
          <w:ilvl w:val="0"/>
          <w:numId w:val="6"/>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Temporal depth - colonization dynamics may occur over longer timescales, and currents regimes may change. </w:t>
      </w:r>
    </w:p>
    <w:p w14:paraId="54FF3E18" w14:textId="77777777" w:rsidR="00960FEF" w:rsidRPr="00D03DBA" w:rsidRDefault="00C54839">
      <w:pPr>
        <w:numPr>
          <w:ilvl w:val="0"/>
          <w:numId w:val="6"/>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Other archipelago-specific factors may influence these patterns: submerged islands, geographic history, proximity to continents. For instance, the Galapagos had approximately half the mean % littoral plants than Canaries and Azores, and this may be explained by contingent conditions.</w:t>
      </w:r>
    </w:p>
    <w:p w14:paraId="54FF3E19" w14:textId="77777777" w:rsidR="00960FEF" w:rsidRPr="00D03DBA" w:rsidRDefault="00C54839">
      <w:pPr>
        <w:numPr>
          <w:ilvl w:val="0"/>
          <w:numId w:val="1"/>
        </w:num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Strong homogenizing effect of archipelago flo</w:t>
      </w:r>
      <w:bookmarkStart w:id="146" w:name="_GoBack"/>
      <w:bookmarkEnd w:id="146"/>
      <w:r w:rsidRPr="00D03DBA">
        <w:rPr>
          <w:rFonts w:ascii="Times New Roman" w:eastAsia="Times New Roman" w:hAnsi="Times New Roman" w:cs="Times New Roman"/>
          <w:sz w:val="24"/>
          <w:szCs w:val="24"/>
          <w:lang w:val="en-GB"/>
        </w:rPr>
        <w:t>ras by human movements (</w:t>
      </w:r>
      <w:commentRangeStart w:id="147"/>
      <w:r w:rsidRPr="00D03DBA">
        <w:rPr>
          <w:rFonts w:ascii="Times New Roman" w:eastAsia="Times New Roman" w:hAnsi="Times New Roman" w:cs="Times New Roman"/>
          <w:sz w:val="24"/>
          <w:szCs w:val="24"/>
          <w:lang w:val="en-GB"/>
        </w:rPr>
        <w:t>Castro</w:t>
      </w:r>
      <w:commentRangeEnd w:id="147"/>
      <w:r>
        <w:commentReference w:id="147"/>
      </w:r>
      <w:r w:rsidRPr="00D03DBA">
        <w:rPr>
          <w:rFonts w:ascii="Times New Roman" w:eastAsia="Times New Roman" w:hAnsi="Times New Roman" w:cs="Times New Roman"/>
          <w:sz w:val="24"/>
          <w:szCs w:val="24"/>
          <w:lang w:val="en-GB"/>
        </w:rPr>
        <w:t xml:space="preserve"> et al. 2010). Although we don't see this in examples like Santa Cruz or San Cristobal, which are the most populated islands in Galapagos and have some of the lowest percentages of littoral plants in the archipelago.</w:t>
      </w:r>
    </w:p>
    <w:p w14:paraId="54FF3E1A" w14:textId="77777777" w:rsidR="00960FEF" w:rsidRPr="00D03DBA" w:rsidRDefault="00960FEF">
      <w:pPr>
        <w:rPr>
          <w:rFonts w:ascii="Times New Roman" w:eastAsia="Times New Roman" w:hAnsi="Times New Roman" w:cs="Times New Roman"/>
          <w:sz w:val="24"/>
          <w:szCs w:val="24"/>
          <w:lang w:val="en-GB"/>
        </w:rPr>
      </w:pPr>
    </w:p>
    <w:p w14:paraId="54FF3E1B" w14:textId="77777777" w:rsidR="00960FEF" w:rsidRPr="00D03DBA" w:rsidRDefault="00C54839">
      <w:pPr>
        <w:rPr>
          <w:rFonts w:ascii="Times New Roman" w:eastAsia="Times New Roman" w:hAnsi="Times New Roman" w:cs="Times New Roman"/>
          <w:b/>
          <w:sz w:val="24"/>
          <w:szCs w:val="24"/>
          <w:lang w:val="en-GB"/>
        </w:rPr>
      </w:pPr>
      <w:r w:rsidRPr="00D03DBA">
        <w:rPr>
          <w:rFonts w:ascii="Times New Roman" w:eastAsia="Times New Roman" w:hAnsi="Times New Roman" w:cs="Times New Roman"/>
          <w:b/>
          <w:sz w:val="24"/>
          <w:szCs w:val="24"/>
          <w:lang w:val="en-GB"/>
        </w:rPr>
        <w:t>[Future perspectives]</w:t>
      </w:r>
    </w:p>
    <w:p w14:paraId="54FF3E1C" w14:textId="77777777" w:rsidR="00960FEF" w:rsidRPr="00D03DBA" w:rsidRDefault="00960FEF">
      <w:pPr>
        <w:rPr>
          <w:rFonts w:ascii="Times New Roman" w:eastAsia="Times New Roman" w:hAnsi="Times New Roman" w:cs="Times New Roman"/>
          <w:sz w:val="24"/>
          <w:szCs w:val="24"/>
          <w:lang w:val="en-GB"/>
        </w:rPr>
      </w:pPr>
    </w:p>
    <w:p w14:paraId="54FF3E1D" w14:textId="77777777" w:rsidR="00960FEF" w:rsidRPr="00D03DBA" w:rsidRDefault="00960FEF">
      <w:pPr>
        <w:pBdr>
          <w:top w:val="nil"/>
          <w:left w:val="nil"/>
          <w:bottom w:val="nil"/>
          <w:right w:val="nil"/>
          <w:between w:val="nil"/>
        </w:pBdr>
        <w:jc w:val="both"/>
        <w:rPr>
          <w:rFonts w:ascii="Times New Roman" w:eastAsia="Times New Roman" w:hAnsi="Times New Roman" w:cs="Times New Roman"/>
          <w:sz w:val="24"/>
          <w:szCs w:val="24"/>
          <w:lang w:val="en-GB"/>
        </w:rPr>
      </w:pPr>
    </w:p>
    <w:p w14:paraId="54FF3E1E" w14:textId="77777777" w:rsidR="00960FEF" w:rsidRPr="00D03DBA" w:rsidRDefault="00C54839">
      <w:pPr>
        <w:pBdr>
          <w:top w:val="nil"/>
          <w:left w:val="nil"/>
          <w:bottom w:val="nil"/>
          <w:right w:val="nil"/>
          <w:between w:val="nil"/>
        </w:pBd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36"/>
          <w:szCs w:val="36"/>
          <w:lang w:val="en-GB"/>
        </w:rPr>
        <w:t>References</w:t>
      </w:r>
    </w:p>
    <w:p w14:paraId="54FF3E1F" w14:textId="77777777" w:rsidR="00960FEF" w:rsidRPr="00D03DBA" w:rsidRDefault="00960FEF">
      <w:pPr>
        <w:rPr>
          <w:rFonts w:ascii="Times New Roman" w:eastAsia="Times New Roman" w:hAnsi="Times New Roman" w:cs="Times New Roman"/>
          <w:sz w:val="24"/>
          <w:szCs w:val="24"/>
          <w:lang w:val="en-GB"/>
        </w:rPr>
      </w:pPr>
    </w:p>
    <w:p w14:paraId="54FF3E20"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Anguita, F., &amp; Hernán, F. (2000). The Canary Islands origin: a unifying model. </w:t>
      </w:r>
      <w:r w:rsidRPr="00D03DBA">
        <w:rPr>
          <w:rFonts w:ascii="Times New Roman" w:eastAsia="Times New Roman" w:hAnsi="Times New Roman" w:cs="Times New Roman"/>
          <w:i/>
          <w:sz w:val="24"/>
          <w:szCs w:val="24"/>
          <w:highlight w:val="white"/>
          <w:lang w:val="en-GB"/>
        </w:rPr>
        <w:t>Journal of Volcanology and Geothermal Research</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103</w:t>
      </w:r>
      <w:r w:rsidRPr="00D03DBA">
        <w:rPr>
          <w:rFonts w:ascii="Times New Roman" w:eastAsia="Times New Roman" w:hAnsi="Times New Roman" w:cs="Times New Roman"/>
          <w:sz w:val="24"/>
          <w:szCs w:val="24"/>
          <w:highlight w:val="white"/>
          <w:lang w:val="en-GB"/>
        </w:rPr>
        <w:t>(1-4), 1-26.</w:t>
      </w:r>
    </w:p>
    <w:p w14:paraId="54FF3E21"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lastRenderedPageBreak/>
        <w:t xml:space="preserve">Bodin, Ö., &amp; Saura, S. (2010). Ranking individual habitat patches as connectivity providers: Integrating network analysis and patch removal experiments. Ecological Modelling, 221(19), 2393-2405. </w:t>
      </w:r>
    </w:p>
    <w:p w14:paraId="54FF3E22" w14:textId="77777777" w:rsidR="00960FEF" w:rsidRPr="00D03DBA" w:rsidRDefault="00C54839">
      <w:pPr>
        <w:spacing w:before="240"/>
        <w:jc w:val="both"/>
        <w:rPr>
          <w:rFonts w:ascii="Times New Roman" w:eastAsia="Times New Roman" w:hAnsi="Times New Roman" w:cs="Times New Roman"/>
          <w:sz w:val="24"/>
          <w:szCs w:val="24"/>
          <w:highlight w:val="white"/>
          <w:lang w:val="pt-PT"/>
        </w:rPr>
      </w:pPr>
      <w:r w:rsidRPr="00D03DBA">
        <w:rPr>
          <w:rFonts w:ascii="Times New Roman" w:eastAsia="Times New Roman" w:hAnsi="Times New Roman" w:cs="Times New Roman"/>
          <w:sz w:val="24"/>
          <w:szCs w:val="24"/>
          <w:highlight w:val="white"/>
          <w:lang w:val="en-GB"/>
        </w:rPr>
        <w:t xml:space="preserve">Bray, J. R., &amp; Curtis, J. T. (1957). An ordination of the upland forest communities of southern Wisconsin. </w:t>
      </w:r>
      <w:r w:rsidRPr="00D03DBA">
        <w:rPr>
          <w:rFonts w:ascii="Times New Roman" w:eastAsia="Times New Roman" w:hAnsi="Times New Roman" w:cs="Times New Roman"/>
          <w:i/>
          <w:sz w:val="24"/>
          <w:szCs w:val="24"/>
          <w:highlight w:val="white"/>
          <w:lang w:val="pt-PT"/>
        </w:rPr>
        <w:t>Ecological monographs</w:t>
      </w:r>
      <w:r w:rsidRPr="00D03DBA">
        <w:rPr>
          <w:rFonts w:ascii="Times New Roman" w:eastAsia="Times New Roman" w:hAnsi="Times New Roman" w:cs="Times New Roman"/>
          <w:sz w:val="24"/>
          <w:szCs w:val="24"/>
          <w:highlight w:val="white"/>
          <w:lang w:val="pt-PT"/>
        </w:rPr>
        <w:t xml:space="preserve">, </w:t>
      </w:r>
      <w:r w:rsidRPr="00D03DBA">
        <w:rPr>
          <w:rFonts w:ascii="Times New Roman" w:eastAsia="Times New Roman" w:hAnsi="Times New Roman" w:cs="Times New Roman"/>
          <w:i/>
          <w:sz w:val="24"/>
          <w:szCs w:val="24"/>
          <w:highlight w:val="white"/>
          <w:lang w:val="pt-PT"/>
        </w:rPr>
        <w:t>27</w:t>
      </w:r>
      <w:r w:rsidRPr="00D03DBA">
        <w:rPr>
          <w:rFonts w:ascii="Times New Roman" w:eastAsia="Times New Roman" w:hAnsi="Times New Roman" w:cs="Times New Roman"/>
          <w:sz w:val="24"/>
          <w:szCs w:val="24"/>
          <w:highlight w:val="white"/>
          <w:lang w:val="pt-PT"/>
        </w:rPr>
        <w:t xml:space="preserve">(4), 326-349. </w:t>
      </w:r>
    </w:p>
    <w:p w14:paraId="54FF3E23"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pt-PT"/>
        </w:rPr>
        <w:t xml:space="preserve">Caldeira, R. M., &amp; Reis, J. C. (2017). The Azores confluence zone. </w:t>
      </w:r>
      <w:r w:rsidRPr="00D03DBA">
        <w:rPr>
          <w:rFonts w:ascii="Times New Roman" w:eastAsia="Times New Roman" w:hAnsi="Times New Roman" w:cs="Times New Roman"/>
          <w:i/>
          <w:sz w:val="24"/>
          <w:szCs w:val="24"/>
          <w:highlight w:val="white"/>
          <w:lang w:val="en-GB"/>
        </w:rPr>
        <w:t>Frontiers in Marine Science</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4</w:t>
      </w:r>
      <w:r w:rsidRPr="00D03DBA">
        <w:rPr>
          <w:rFonts w:ascii="Times New Roman" w:eastAsia="Times New Roman" w:hAnsi="Times New Roman" w:cs="Times New Roman"/>
          <w:sz w:val="24"/>
          <w:szCs w:val="24"/>
          <w:highlight w:val="white"/>
          <w:lang w:val="en-GB"/>
        </w:rPr>
        <w:t>, 37.</w:t>
      </w:r>
    </w:p>
    <w:p w14:paraId="54FF3E24"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proofErr w:type="spellStart"/>
      <w:r w:rsidRPr="00AC28A6">
        <w:rPr>
          <w:rFonts w:ascii="Times New Roman" w:eastAsia="Times New Roman" w:hAnsi="Times New Roman" w:cs="Times New Roman"/>
          <w:sz w:val="24"/>
          <w:szCs w:val="24"/>
          <w:highlight w:val="white"/>
          <w:lang w:val="es-ES"/>
          <w:rPrChange w:id="148" w:author="Alex Fuster" w:date="2024-07-24T16:02:00Z">
            <w:rPr>
              <w:rFonts w:ascii="Times New Roman" w:eastAsia="Times New Roman" w:hAnsi="Times New Roman" w:cs="Times New Roman"/>
              <w:sz w:val="24"/>
              <w:szCs w:val="24"/>
              <w:highlight w:val="white"/>
              <w:lang w:val="en-GB"/>
            </w:rPr>
          </w:rPrChange>
        </w:rPr>
        <w:t>Carracedo</w:t>
      </w:r>
      <w:proofErr w:type="spellEnd"/>
      <w:r w:rsidRPr="00AC28A6">
        <w:rPr>
          <w:rFonts w:ascii="Times New Roman" w:eastAsia="Times New Roman" w:hAnsi="Times New Roman" w:cs="Times New Roman"/>
          <w:sz w:val="24"/>
          <w:szCs w:val="24"/>
          <w:highlight w:val="white"/>
          <w:lang w:val="es-ES"/>
          <w:rPrChange w:id="149" w:author="Alex Fuster" w:date="2024-07-24T16:02:00Z">
            <w:rPr>
              <w:rFonts w:ascii="Times New Roman" w:eastAsia="Times New Roman" w:hAnsi="Times New Roman" w:cs="Times New Roman"/>
              <w:sz w:val="24"/>
              <w:szCs w:val="24"/>
              <w:highlight w:val="white"/>
              <w:lang w:val="en-GB"/>
            </w:rPr>
          </w:rPrChange>
        </w:rPr>
        <w:t xml:space="preserve">, J. C., Day, S., </w:t>
      </w:r>
      <w:proofErr w:type="spellStart"/>
      <w:r w:rsidRPr="00AC28A6">
        <w:rPr>
          <w:rFonts w:ascii="Times New Roman" w:eastAsia="Times New Roman" w:hAnsi="Times New Roman" w:cs="Times New Roman"/>
          <w:sz w:val="24"/>
          <w:szCs w:val="24"/>
          <w:highlight w:val="white"/>
          <w:lang w:val="es-ES"/>
          <w:rPrChange w:id="150" w:author="Alex Fuster" w:date="2024-07-24T16:02:00Z">
            <w:rPr>
              <w:rFonts w:ascii="Times New Roman" w:eastAsia="Times New Roman" w:hAnsi="Times New Roman" w:cs="Times New Roman"/>
              <w:sz w:val="24"/>
              <w:szCs w:val="24"/>
              <w:highlight w:val="white"/>
              <w:lang w:val="en-GB"/>
            </w:rPr>
          </w:rPrChange>
        </w:rPr>
        <w:t>Guillou</w:t>
      </w:r>
      <w:proofErr w:type="spellEnd"/>
      <w:r w:rsidRPr="00AC28A6">
        <w:rPr>
          <w:rFonts w:ascii="Times New Roman" w:eastAsia="Times New Roman" w:hAnsi="Times New Roman" w:cs="Times New Roman"/>
          <w:sz w:val="24"/>
          <w:szCs w:val="24"/>
          <w:highlight w:val="white"/>
          <w:lang w:val="es-ES"/>
          <w:rPrChange w:id="151" w:author="Alex Fuster" w:date="2024-07-24T16:02:00Z">
            <w:rPr>
              <w:rFonts w:ascii="Times New Roman" w:eastAsia="Times New Roman" w:hAnsi="Times New Roman" w:cs="Times New Roman"/>
              <w:sz w:val="24"/>
              <w:szCs w:val="24"/>
              <w:highlight w:val="white"/>
              <w:lang w:val="en-GB"/>
            </w:rPr>
          </w:rPrChange>
        </w:rPr>
        <w:t xml:space="preserve">, H., </w:t>
      </w:r>
      <w:proofErr w:type="spellStart"/>
      <w:r w:rsidRPr="00AC28A6">
        <w:rPr>
          <w:rFonts w:ascii="Times New Roman" w:eastAsia="Times New Roman" w:hAnsi="Times New Roman" w:cs="Times New Roman"/>
          <w:sz w:val="24"/>
          <w:szCs w:val="24"/>
          <w:highlight w:val="white"/>
          <w:lang w:val="es-ES"/>
          <w:rPrChange w:id="152" w:author="Alex Fuster" w:date="2024-07-24T16:02:00Z">
            <w:rPr>
              <w:rFonts w:ascii="Times New Roman" w:eastAsia="Times New Roman" w:hAnsi="Times New Roman" w:cs="Times New Roman"/>
              <w:sz w:val="24"/>
              <w:szCs w:val="24"/>
              <w:highlight w:val="white"/>
              <w:lang w:val="en-GB"/>
            </w:rPr>
          </w:rPrChange>
        </w:rPr>
        <w:t>Badiola</w:t>
      </w:r>
      <w:proofErr w:type="spellEnd"/>
      <w:r w:rsidRPr="00AC28A6">
        <w:rPr>
          <w:rFonts w:ascii="Times New Roman" w:eastAsia="Times New Roman" w:hAnsi="Times New Roman" w:cs="Times New Roman"/>
          <w:sz w:val="24"/>
          <w:szCs w:val="24"/>
          <w:highlight w:val="white"/>
          <w:lang w:val="es-ES"/>
          <w:rPrChange w:id="153" w:author="Alex Fuster" w:date="2024-07-24T16:02:00Z">
            <w:rPr>
              <w:rFonts w:ascii="Times New Roman" w:eastAsia="Times New Roman" w:hAnsi="Times New Roman" w:cs="Times New Roman"/>
              <w:sz w:val="24"/>
              <w:szCs w:val="24"/>
              <w:highlight w:val="white"/>
              <w:lang w:val="en-GB"/>
            </w:rPr>
          </w:rPrChange>
        </w:rPr>
        <w:t xml:space="preserve">, E. R., Cañas, J. A., &amp; Torrado, F. P. (1998). </w:t>
      </w:r>
      <w:r w:rsidRPr="00D03DBA">
        <w:rPr>
          <w:rFonts w:ascii="Times New Roman" w:eastAsia="Times New Roman" w:hAnsi="Times New Roman" w:cs="Times New Roman"/>
          <w:sz w:val="24"/>
          <w:szCs w:val="24"/>
          <w:highlight w:val="white"/>
          <w:lang w:val="en-GB"/>
        </w:rPr>
        <w:t xml:space="preserve">Hotspot volcanism close to a passive continental margin: the Canary Islands. </w:t>
      </w:r>
      <w:r w:rsidRPr="00D03DBA">
        <w:rPr>
          <w:rFonts w:ascii="Times New Roman" w:eastAsia="Times New Roman" w:hAnsi="Times New Roman" w:cs="Times New Roman"/>
          <w:i/>
          <w:sz w:val="24"/>
          <w:szCs w:val="24"/>
          <w:highlight w:val="white"/>
          <w:lang w:val="en-GB"/>
        </w:rPr>
        <w:t>Geological magazine</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135</w:t>
      </w:r>
      <w:r w:rsidRPr="00D03DBA">
        <w:rPr>
          <w:rFonts w:ascii="Times New Roman" w:eastAsia="Times New Roman" w:hAnsi="Times New Roman" w:cs="Times New Roman"/>
          <w:sz w:val="24"/>
          <w:szCs w:val="24"/>
          <w:highlight w:val="white"/>
          <w:lang w:val="en-GB"/>
        </w:rPr>
        <w:t>(5), 591-604.</w:t>
      </w:r>
    </w:p>
    <w:p w14:paraId="54FF3E25" w14:textId="77777777" w:rsidR="00960FEF" w:rsidRPr="00D03DBA" w:rsidRDefault="00C54839">
      <w:pPr>
        <w:spacing w:before="240"/>
        <w:jc w:val="both"/>
        <w:rPr>
          <w:rFonts w:ascii="Times New Roman" w:eastAsia="Times New Roman" w:hAnsi="Times New Roman" w:cs="Times New Roman"/>
          <w:sz w:val="28"/>
          <w:szCs w:val="28"/>
          <w:highlight w:val="white"/>
          <w:lang w:val="en-GB"/>
        </w:rPr>
      </w:pPr>
      <w:r w:rsidRPr="00D03DBA">
        <w:rPr>
          <w:rFonts w:ascii="Times New Roman" w:eastAsia="Times New Roman" w:hAnsi="Times New Roman" w:cs="Times New Roman"/>
          <w:color w:val="222222"/>
          <w:sz w:val="24"/>
          <w:szCs w:val="24"/>
          <w:highlight w:val="white"/>
          <w:lang w:val="en-GB"/>
        </w:rPr>
        <w:t>Castro-</w:t>
      </w:r>
      <w:proofErr w:type="spellStart"/>
      <w:r w:rsidRPr="00D03DBA">
        <w:rPr>
          <w:rFonts w:ascii="Times New Roman" w:eastAsia="Times New Roman" w:hAnsi="Times New Roman" w:cs="Times New Roman"/>
          <w:color w:val="222222"/>
          <w:sz w:val="24"/>
          <w:szCs w:val="24"/>
          <w:highlight w:val="white"/>
          <w:lang w:val="en-GB"/>
        </w:rPr>
        <w:t>Urgal</w:t>
      </w:r>
      <w:proofErr w:type="spellEnd"/>
      <w:r w:rsidRPr="00D03DBA">
        <w:rPr>
          <w:rFonts w:ascii="Times New Roman" w:eastAsia="Times New Roman" w:hAnsi="Times New Roman" w:cs="Times New Roman"/>
          <w:color w:val="222222"/>
          <w:sz w:val="24"/>
          <w:szCs w:val="24"/>
          <w:highlight w:val="white"/>
          <w:lang w:val="en-GB"/>
        </w:rPr>
        <w:t xml:space="preserve">, R., &amp; </w:t>
      </w:r>
      <w:proofErr w:type="spellStart"/>
      <w:r w:rsidRPr="00D03DBA">
        <w:rPr>
          <w:rFonts w:ascii="Times New Roman" w:eastAsia="Times New Roman" w:hAnsi="Times New Roman" w:cs="Times New Roman"/>
          <w:color w:val="222222"/>
          <w:sz w:val="24"/>
          <w:szCs w:val="24"/>
          <w:highlight w:val="white"/>
          <w:lang w:val="en-GB"/>
        </w:rPr>
        <w:t>Traveset</w:t>
      </w:r>
      <w:proofErr w:type="spellEnd"/>
      <w:r w:rsidRPr="00D03DBA">
        <w:rPr>
          <w:rFonts w:ascii="Times New Roman" w:eastAsia="Times New Roman" w:hAnsi="Times New Roman" w:cs="Times New Roman"/>
          <w:color w:val="222222"/>
          <w:sz w:val="24"/>
          <w:szCs w:val="24"/>
          <w:highlight w:val="white"/>
          <w:lang w:val="en-GB"/>
        </w:rPr>
        <w:t xml:space="preserve">, A. (2014). Differences in flower visitation networks between an oceanic and a continental island. </w:t>
      </w:r>
      <w:r w:rsidRPr="00D03DBA">
        <w:rPr>
          <w:rFonts w:ascii="Times New Roman" w:eastAsia="Times New Roman" w:hAnsi="Times New Roman" w:cs="Times New Roman"/>
          <w:i/>
          <w:color w:val="222222"/>
          <w:sz w:val="24"/>
          <w:szCs w:val="24"/>
          <w:highlight w:val="white"/>
          <w:lang w:val="en-GB"/>
        </w:rPr>
        <w:t>Botanical Journal of the Linnean Society</w:t>
      </w:r>
      <w:r w:rsidRPr="00D03DBA">
        <w:rPr>
          <w:rFonts w:ascii="Times New Roman" w:eastAsia="Times New Roman" w:hAnsi="Times New Roman" w:cs="Times New Roman"/>
          <w:color w:val="222222"/>
          <w:sz w:val="24"/>
          <w:szCs w:val="24"/>
          <w:highlight w:val="white"/>
          <w:lang w:val="en-GB"/>
        </w:rPr>
        <w:t xml:space="preserve">, </w:t>
      </w:r>
      <w:r w:rsidRPr="00D03DBA">
        <w:rPr>
          <w:rFonts w:ascii="Times New Roman" w:eastAsia="Times New Roman" w:hAnsi="Times New Roman" w:cs="Times New Roman"/>
          <w:i/>
          <w:color w:val="222222"/>
          <w:sz w:val="24"/>
          <w:szCs w:val="24"/>
          <w:highlight w:val="white"/>
          <w:lang w:val="en-GB"/>
        </w:rPr>
        <w:t>174</w:t>
      </w:r>
      <w:r w:rsidRPr="00D03DBA">
        <w:rPr>
          <w:rFonts w:ascii="Times New Roman" w:eastAsia="Times New Roman" w:hAnsi="Times New Roman" w:cs="Times New Roman"/>
          <w:color w:val="222222"/>
          <w:sz w:val="24"/>
          <w:szCs w:val="24"/>
          <w:highlight w:val="white"/>
          <w:lang w:val="en-GB"/>
        </w:rPr>
        <w:t>(3), 478-488.</w:t>
      </w:r>
    </w:p>
    <w:p w14:paraId="54FF3E26"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proofErr w:type="spellStart"/>
      <w:r w:rsidRPr="00D03DBA">
        <w:rPr>
          <w:rFonts w:ascii="Times New Roman" w:eastAsia="Times New Roman" w:hAnsi="Times New Roman" w:cs="Times New Roman"/>
          <w:sz w:val="24"/>
          <w:szCs w:val="24"/>
          <w:highlight w:val="white"/>
          <w:lang w:val="en-GB"/>
        </w:rPr>
        <w:t>Chassignet</w:t>
      </w:r>
      <w:proofErr w:type="spellEnd"/>
      <w:r w:rsidRPr="00D03DBA">
        <w:rPr>
          <w:rFonts w:ascii="Times New Roman" w:eastAsia="Times New Roman" w:hAnsi="Times New Roman" w:cs="Times New Roman"/>
          <w:sz w:val="24"/>
          <w:szCs w:val="24"/>
          <w:highlight w:val="white"/>
          <w:lang w:val="en-GB"/>
        </w:rPr>
        <w:t xml:space="preserve">, E. P., Hurlburt, H. E., Smedstad, O. M., Halliwell, G. R., Hogan, P. J., </w:t>
      </w:r>
      <w:proofErr w:type="spellStart"/>
      <w:r w:rsidRPr="00D03DBA">
        <w:rPr>
          <w:rFonts w:ascii="Times New Roman" w:eastAsia="Times New Roman" w:hAnsi="Times New Roman" w:cs="Times New Roman"/>
          <w:sz w:val="24"/>
          <w:szCs w:val="24"/>
          <w:highlight w:val="white"/>
          <w:lang w:val="en-GB"/>
        </w:rPr>
        <w:t>Wallcraft</w:t>
      </w:r>
      <w:proofErr w:type="spellEnd"/>
      <w:r w:rsidRPr="00D03DBA">
        <w:rPr>
          <w:rFonts w:ascii="Times New Roman" w:eastAsia="Times New Roman" w:hAnsi="Times New Roman" w:cs="Times New Roman"/>
          <w:sz w:val="24"/>
          <w:szCs w:val="24"/>
          <w:highlight w:val="white"/>
          <w:lang w:val="en-GB"/>
        </w:rPr>
        <w:t xml:space="preserve">, A. J., ... </w:t>
      </w:r>
      <w:r w:rsidRPr="00AC28A6">
        <w:rPr>
          <w:rFonts w:ascii="Times New Roman" w:eastAsia="Times New Roman" w:hAnsi="Times New Roman" w:cs="Times New Roman"/>
          <w:sz w:val="24"/>
          <w:szCs w:val="24"/>
          <w:highlight w:val="white"/>
          <w:lang w:val="en-US"/>
          <w:rPrChange w:id="154" w:author="Alex Fuster" w:date="2024-07-24T16:02:00Z">
            <w:rPr>
              <w:rFonts w:ascii="Times New Roman" w:eastAsia="Times New Roman" w:hAnsi="Times New Roman" w:cs="Times New Roman"/>
              <w:sz w:val="24"/>
              <w:szCs w:val="24"/>
              <w:highlight w:val="white"/>
            </w:rPr>
          </w:rPrChange>
        </w:rPr>
        <w:t xml:space="preserve">&amp; </w:t>
      </w:r>
      <w:proofErr w:type="spellStart"/>
      <w:r w:rsidRPr="00AC28A6">
        <w:rPr>
          <w:rFonts w:ascii="Times New Roman" w:eastAsia="Times New Roman" w:hAnsi="Times New Roman" w:cs="Times New Roman"/>
          <w:sz w:val="24"/>
          <w:szCs w:val="24"/>
          <w:highlight w:val="white"/>
          <w:lang w:val="en-US"/>
          <w:rPrChange w:id="155" w:author="Alex Fuster" w:date="2024-07-24T16:02:00Z">
            <w:rPr>
              <w:rFonts w:ascii="Times New Roman" w:eastAsia="Times New Roman" w:hAnsi="Times New Roman" w:cs="Times New Roman"/>
              <w:sz w:val="24"/>
              <w:szCs w:val="24"/>
              <w:highlight w:val="white"/>
            </w:rPr>
          </w:rPrChange>
        </w:rPr>
        <w:t>Bleck</w:t>
      </w:r>
      <w:proofErr w:type="spellEnd"/>
      <w:r w:rsidRPr="00AC28A6">
        <w:rPr>
          <w:rFonts w:ascii="Times New Roman" w:eastAsia="Times New Roman" w:hAnsi="Times New Roman" w:cs="Times New Roman"/>
          <w:sz w:val="24"/>
          <w:szCs w:val="24"/>
          <w:highlight w:val="white"/>
          <w:lang w:val="en-US"/>
          <w:rPrChange w:id="156" w:author="Alex Fuster" w:date="2024-07-24T16:02:00Z">
            <w:rPr>
              <w:rFonts w:ascii="Times New Roman" w:eastAsia="Times New Roman" w:hAnsi="Times New Roman" w:cs="Times New Roman"/>
              <w:sz w:val="24"/>
              <w:szCs w:val="24"/>
              <w:highlight w:val="white"/>
            </w:rPr>
          </w:rPrChange>
        </w:rPr>
        <w:t xml:space="preserve">, R. (2007). </w:t>
      </w:r>
      <w:r w:rsidRPr="00D03DBA">
        <w:rPr>
          <w:rFonts w:ascii="Times New Roman" w:eastAsia="Times New Roman" w:hAnsi="Times New Roman" w:cs="Times New Roman"/>
          <w:sz w:val="24"/>
          <w:szCs w:val="24"/>
          <w:highlight w:val="white"/>
          <w:lang w:val="en-GB"/>
        </w:rPr>
        <w:t xml:space="preserve">The HYCOM (hybrid coordinate ocean model) data assimilative system. </w:t>
      </w:r>
      <w:r w:rsidRPr="00D03DBA">
        <w:rPr>
          <w:rFonts w:ascii="Times New Roman" w:eastAsia="Times New Roman" w:hAnsi="Times New Roman" w:cs="Times New Roman"/>
          <w:i/>
          <w:sz w:val="24"/>
          <w:szCs w:val="24"/>
          <w:highlight w:val="white"/>
          <w:lang w:val="en-GB"/>
        </w:rPr>
        <w:t>Journal of Marine Systems</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65</w:t>
      </w:r>
      <w:r w:rsidRPr="00D03DBA">
        <w:rPr>
          <w:rFonts w:ascii="Times New Roman" w:eastAsia="Times New Roman" w:hAnsi="Times New Roman" w:cs="Times New Roman"/>
          <w:sz w:val="24"/>
          <w:szCs w:val="24"/>
          <w:highlight w:val="white"/>
          <w:lang w:val="en-GB"/>
        </w:rPr>
        <w:t>(1-4), 60-83.</w:t>
      </w:r>
    </w:p>
    <w:p w14:paraId="54FF3E27"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Chen, D., </w:t>
      </w:r>
      <w:proofErr w:type="spellStart"/>
      <w:r w:rsidRPr="00D03DBA">
        <w:rPr>
          <w:rFonts w:ascii="Times New Roman" w:eastAsia="Times New Roman" w:hAnsi="Times New Roman" w:cs="Times New Roman"/>
          <w:sz w:val="24"/>
          <w:szCs w:val="24"/>
          <w:highlight w:val="white"/>
          <w:lang w:val="en-GB"/>
        </w:rPr>
        <w:t>Lü</w:t>
      </w:r>
      <w:proofErr w:type="spellEnd"/>
      <w:r w:rsidRPr="00D03DBA">
        <w:rPr>
          <w:rFonts w:ascii="Times New Roman" w:eastAsia="Times New Roman" w:hAnsi="Times New Roman" w:cs="Times New Roman"/>
          <w:sz w:val="24"/>
          <w:szCs w:val="24"/>
          <w:highlight w:val="white"/>
          <w:lang w:val="en-GB"/>
        </w:rPr>
        <w:t xml:space="preserve">, L., Shang, M. S., Zhang, Y. C., &amp; Zhou, T. (2012). Identifying influential nodes in complex networks. </w:t>
      </w:r>
      <w:proofErr w:type="spellStart"/>
      <w:r w:rsidRPr="00D03DBA">
        <w:rPr>
          <w:rFonts w:ascii="Times New Roman" w:eastAsia="Times New Roman" w:hAnsi="Times New Roman" w:cs="Times New Roman"/>
          <w:i/>
          <w:sz w:val="24"/>
          <w:szCs w:val="24"/>
          <w:highlight w:val="white"/>
          <w:lang w:val="en-GB"/>
        </w:rPr>
        <w:t>Physica</w:t>
      </w:r>
      <w:proofErr w:type="spellEnd"/>
      <w:r w:rsidRPr="00D03DBA">
        <w:rPr>
          <w:rFonts w:ascii="Times New Roman" w:eastAsia="Times New Roman" w:hAnsi="Times New Roman" w:cs="Times New Roman"/>
          <w:i/>
          <w:sz w:val="24"/>
          <w:szCs w:val="24"/>
          <w:highlight w:val="white"/>
          <w:lang w:val="en-GB"/>
        </w:rPr>
        <w:t xml:space="preserve"> a: Statistical mechanics and its applications</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391</w:t>
      </w:r>
      <w:r w:rsidRPr="00D03DBA">
        <w:rPr>
          <w:rFonts w:ascii="Times New Roman" w:eastAsia="Times New Roman" w:hAnsi="Times New Roman" w:cs="Times New Roman"/>
          <w:sz w:val="24"/>
          <w:szCs w:val="24"/>
          <w:highlight w:val="white"/>
          <w:lang w:val="en-GB"/>
        </w:rPr>
        <w:t>(4), 1777-1787.</w:t>
      </w:r>
    </w:p>
    <w:p w14:paraId="54FF3E28"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Delmas, E., Besson, M., Brice, M. H., Burkle, L. A., Dalla Riva, G. V., Fortin, M. J., ... </w:t>
      </w:r>
      <w:r w:rsidRPr="00AC28A6">
        <w:rPr>
          <w:rFonts w:ascii="Times New Roman" w:eastAsia="Times New Roman" w:hAnsi="Times New Roman" w:cs="Times New Roman"/>
          <w:sz w:val="24"/>
          <w:szCs w:val="24"/>
          <w:highlight w:val="white"/>
          <w:lang w:val="en-US"/>
          <w:rPrChange w:id="157" w:author="Alex Fuster" w:date="2024-07-24T16:02:00Z">
            <w:rPr>
              <w:rFonts w:ascii="Times New Roman" w:eastAsia="Times New Roman" w:hAnsi="Times New Roman" w:cs="Times New Roman"/>
              <w:sz w:val="24"/>
              <w:szCs w:val="24"/>
              <w:highlight w:val="white"/>
            </w:rPr>
          </w:rPrChange>
        </w:rPr>
        <w:t xml:space="preserve">&amp; </w:t>
      </w:r>
      <w:proofErr w:type="spellStart"/>
      <w:r w:rsidRPr="00AC28A6">
        <w:rPr>
          <w:rFonts w:ascii="Times New Roman" w:eastAsia="Times New Roman" w:hAnsi="Times New Roman" w:cs="Times New Roman"/>
          <w:sz w:val="24"/>
          <w:szCs w:val="24"/>
          <w:highlight w:val="white"/>
          <w:lang w:val="en-US"/>
          <w:rPrChange w:id="158" w:author="Alex Fuster" w:date="2024-07-24T16:02:00Z">
            <w:rPr>
              <w:rFonts w:ascii="Times New Roman" w:eastAsia="Times New Roman" w:hAnsi="Times New Roman" w:cs="Times New Roman"/>
              <w:sz w:val="24"/>
              <w:szCs w:val="24"/>
              <w:highlight w:val="white"/>
            </w:rPr>
          </w:rPrChange>
        </w:rPr>
        <w:t>Poisot</w:t>
      </w:r>
      <w:proofErr w:type="spellEnd"/>
      <w:r w:rsidRPr="00AC28A6">
        <w:rPr>
          <w:rFonts w:ascii="Times New Roman" w:eastAsia="Times New Roman" w:hAnsi="Times New Roman" w:cs="Times New Roman"/>
          <w:sz w:val="24"/>
          <w:szCs w:val="24"/>
          <w:highlight w:val="white"/>
          <w:lang w:val="en-US"/>
          <w:rPrChange w:id="159" w:author="Alex Fuster" w:date="2024-07-24T16:02:00Z">
            <w:rPr>
              <w:rFonts w:ascii="Times New Roman" w:eastAsia="Times New Roman" w:hAnsi="Times New Roman" w:cs="Times New Roman"/>
              <w:sz w:val="24"/>
              <w:szCs w:val="24"/>
              <w:highlight w:val="white"/>
            </w:rPr>
          </w:rPrChange>
        </w:rPr>
        <w:t xml:space="preserve">, T. (2019). </w:t>
      </w:r>
      <w:r w:rsidRPr="00D03DBA">
        <w:rPr>
          <w:rFonts w:ascii="Times New Roman" w:eastAsia="Times New Roman" w:hAnsi="Times New Roman" w:cs="Times New Roman"/>
          <w:sz w:val="24"/>
          <w:szCs w:val="24"/>
          <w:highlight w:val="white"/>
          <w:lang w:val="en-GB"/>
        </w:rPr>
        <w:t xml:space="preserve">Analysing ecological networks of species interactions. </w:t>
      </w:r>
      <w:r w:rsidRPr="00D03DBA">
        <w:rPr>
          <w:rFonts w:ascii="Times New Roman" w:eastAsia="Times New Roman" w:hAnsi="Times New Roman" w:cs="Times New Roman"/>
          <w:i/>
          <w:sz w:val="24"/>
          <w:szCs w:val="24"/>
          <w:highlight w:val="white"/>
          <w:lang w:val="en-GB"/>
        </w:rPr>
        <w:t>Biological Reviews</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94</w:t>
      </w:r>
      <w:r w:rsidRPr="00D03DBA">
        <w:rPr>
          <w:rFonts w:ascii="Times New Roman" w:eastAsia="Times New Roman" w:hAnsi="Times New Roman" w:cs="Times New Roman"/>
          <w:sz w:val="24"/>
          <w:szCs w:val="24"/>
          <w:highlight w:val="white"/>
          <w:lang w:val="en-GB"/>
        </w:rPr>
        <w:t>(1), 16-36.</w:t>
      </w:r>
    </w:p>
    <w:p w14:paraId="54FF3E29"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Estrada, E., &amp; Bodin, Ö. (2008). Using network centrality measures to manage landscape connectivity. Ecological Applications, 18(7), 1810-1825.</w:t>
      </w:r>
    </w:p>
    <w:p w14:paraId="54FF3E2A"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Fedoseev, A., 1970: Geostrophic circulation of surface waters on the shelf of north-west Africa. Rapp. P.-V. </w:t>
      </w:r>
      <w:proofErr w:type="spellStart"/>
      <w:r w:rsidRPr="00D03DBA">
        <w:rPr>
          <w:rFonts w:ascii="Times New Roman" w:eastAsia="Times New Roman" w:hAnsi="Times New Roman" w:cs="Times New Roman"/>
          <w:sz w:val="24"/>
          <w:szCs w:val="24"/>
          <w:highlight w:val="white"/>
          <w:lang w:val="en-GB"/>
        </w:rPr>
        <w:t>Reun</w:t>
      </w:r>
      <w:proofErr w:type="spellEnd"/>
      <w:r w:rsidRPr="00D03DBA">
        <w:rPr>
          <w:rFonts w:ascii="Times New Roman" w:eastAsia="Times New Roman" w:hAnsi="Times New Roman" w:cs="Times New Roman"/>
          <w:sz w:val="24"/>
          <w:szCs w:val="24"/>
          <w:highlight w:val="white"/>
          <w:lang w:val="en-GB"/>
        </w:rPr>
        <w:t xml:space="preserve">. Cons. Int. </w:t>
      </w:r>
      <w:proofErr w:type="spellStart"/>
      <w:r w:rsidRPr="00D03DBA">
        <w:rPr>
          <w:rFonts w:ascii="Times New Roman" w:eastAsia="Times New Roman" w:hAnsi="Times New Roman" w:cs="Times New Roman"/>
          <w:sz w:val="24"/>
          <w:szCs w:val="24"/>
          <w:highlight w:val="white"/>
          <w:lang w:val="en-GB"/>
        </w:rPr>
        <w:t>Explor</w:t>
      </w:r>
      <w:proofErr w:type="spellEnd"/>
      <w:r w:rsidRPr="00D03DBA">
        <w:rPr>
          <w:rFonts w:ascii="Times New Roman" w:eastAsia="Times New Roman" w:hAnsi="Times New Roman" w:cs="Times New Roman"/>
          <w:sz w:val="24"/>
          <w:szCs w:val="24"/>
          <w:highlight w:val="white"/>
          <w:lang w:val="en-GB"/>
        </w:rPr>
        <w:t>. Mer., 159, 32-37.</w:t>
      </w:r>
    </w:p>
    <w:p w14:paraId="54FF3E2B"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Fernández-López, J., &amp; Schliep, K. (2019). </w:t>
      </w:r>
      <w:proofErr w:type="spellStart"/>
      <w:r w:rsidRPr="00D03DBA">
        <w:rPr>
          <w:rFonts w:ascii="Times New Roman" w:eastAsia="Times New Roman" w:hAnsi="Times New Roman" w:cs="Times New Roman"/>
          <w:sz w:val="24"/>
          <w:szCs w:val="24"/>
          <w:highlight w:val="white"/>
          <w:lang w:val="en-GB"/>
        </w:rPr>
        <w:t>rWind</w:t>
      </w:r>
      <w:proofErr w:type="spellEnd"/>
      <w:r w:rsidRPr="00D03DBA">
        <w:rPr>
          <w:rFonts w:ascii="Times New Roman" w:eastAsia="Times New Roman" w:hAnsi="Times New Roman" w:cs="Times New Roman"/>
          <w:sz w:val="24"/>
          <w:szCs w:val="24"/>
          <w:highlight w:val="white"/>
          <w:lang w:val="en-GB"/>
        </w:rPr>
        <w:t>: download, edit and include wind data in ecological and evolutionary analysis.</w:t>
      </w:r>
    </w:p>
    <w:p w14:paraId="54FF3E2C" w14:textId="77777777" w:rsidR="00960FEF" w:rsidRPr="00D03DBA" w:rsidRDefault="00C54839">
      <w:pPr>
        <w:spacing w:before="240"/>
        <w:jc w:val="both"/>
        <w:rPr>
          <w:rFonts w:ascii="Times New Roman" w:eastAsia="Times New Roman" w:hAnsi="Times New Roman" w:cs="Times New Roman"/>
          <w:sz w:val="28"/>
          <w:szCs w:val="28"/>
          <w:highlight w:val="white"/>
          <w:lang w:val="en-GB"/>
        </w:rPr>
      </w:pPr>
      <w:r w:rsidRPr="00D03DBA">
        <w:rPr>
          <w:rFonts w:ascii="Times New Roman" w:eastAsia="Times New Roman" w:hAnsi="Times New Roman" w:cs="Times New Roman"/>
          <w:sz w:val="24"/>
          <w:szCs w:val="24"/>
          <w:highlight w:val="white"/>
          <w:lang w:val="pt-PT"/>
        </w:rPr>
        <w:t xml:space="preserve">Florencio, M., Cardoso, P., Lobo, J. M., de Azevedo, E. B., &amp; Borges, P. A. (2013). </w:t>
      </w:r>
      <w:r w:rsidRPr="00D03DBA">
        <w:rPr>
          <w:rFonts w:ascii="Times New Roman" w:eastAsia="Times New Roman" w:hAnsi="Times New Roman" w:cs="Times New Roman"/>
          <w:sz w:val="24"/>
          <w:szCs w:val="24"/>
          <w:highlight w:val="white"/>
          <w:lang w:val="en-GB"/>
        </w:rPr>
        <w:t xml:space="preserve">Arthropod assemblage homogenization in oceanic islands: the role of indigenous and exotic species under landscape disturbance. </w:t>
      </w:r>
      <w:r w:rsidRPr="00D03DBA">
        <w:rPr>
          <w:rFonts w:ascii="Times New Roman" w:eastAsia="Times New Roman" w:hAnsi="Times New Roman" w:cs="Times New Roman"/>
          <w:i/>
          <w:sz w:val="24"/>
          <w:szCs w:val="24"/>
          <w:highlight w:val="white"/>
          <w:lang w:val="en-GB"/>
        </w:rPr>
        <w:t>Diversity and Distributions</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19</w:t>
      </w:r>
      <w:r w:rsidRPr="00D03DBA">
        <w:rPr>
          <w:rFonts w:ascii="Times New Roman" w:eastAsia="Times New Roman" w:hAnsi="Times New Roman" w:cs="Times New Roman"/>
          <w:sz w:val="24"/>
          <w:szCs w:val="24"/>
          <w:highlight w:val="white"/>
          <w:lang w:val="en-GB"/>
        </w:rPr>
        <w:t>(11), 1450-1460.</w:t>
      </w:r>
    </w:p>
    <w:p w14:paraId="54FF3E2D"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Freeman, L. C. (2002). Centrality in social networks: Conceptual clarification. </w:t>
      </w:r>
      <w:r w:rsidRPr="00D03DBA">
        <w:rPr>
          <w:rFonts w:ascii="Times New Roman" w:eastAsia="Times New Roman" w:hAnsi="Times New Roman" w:cs="Times New Roman"/>
          <w:i/>
          <w:sz w:val="24"/>
          <w:szCs w:val="24"/>
          <w:highlight w:val="white"/>
          <w:lang w:val="en-GB"/>
        </w:rPr>
        <w:t xml:space="preserve">Social network: critical concepts in sociology. </w:t>
      </w:r>
      <w:proofErr w:type="spellStart"/>
      <w:r w:rsidRPr="00D03DBA">
        <w:rPr>
          <w:rFonts w:ascii="Times New Roman" w:eastAsia="Times New Roman" w:hAnsi="Times New Roman" w:cs="Times New Roman"/>
          <w:i/>
          <w:sz w:val="24"/>
          <w:szCs w:val="24"/>
          <w:highlight w:val="white"/>
          <w:lang w:val="en-GB"/>
        </w:rPr>
        <w:t>Londres</w:t>
      </w:r>
      <w:proofErr w:type="spellEnd"/>
      <w:r w:rsidRPr="00D03DBA">
        <w:rPr>
          <w:rFonts w:ascii="Times New Roman" w:eastAsia="Times New Roman" w:hAnsi="Times New Roman" w:cs="Times New Roman"/>
          <w:i/>
          <w:sz w:val="24"/>
          <w:szCs w:val="24"/>
          <w:highlight w:val="white"/>
          <w:lang w:val="en-GB"/>
        </w:rPr>
        <w:t>: Routledge</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1</w:t>
      </w:r>
      <w:r w:rsidRPr="00D03DBA">
        <w:rPr>
          <w:rFonts w:ascii="Times New Roman" w:eastAsia="Times New Roman" w:hAnsi="Times New Roman" w:cs="Times New Roman"/>
          <w:sz w:val="24"/>
          <w:szCs w:val="24"/>
          <w:highlight w:val="white"/>
          <w:lang w:val="en-GB"/>
        </w:rPr>
        <w:t>, 238-263.</w:t>
      </w:r>
    </w:p>
    <w:p w14:paraId="54FF3E2E"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br/>
        <w:t xml:space="preserve">Geist, D. J., Snell, H., Snell, H., Goddard, C., &amp; Kurz, M. D. (2014). A paleogeographic model </w:t>
      </w:r>
      <w:r w:rsidRPr="00D03DBA">
        <w:rPr>
          <w:rFonts w:ascii="Times New Roman" w:eastAsia="Times New Roman" w:hAnsi="Times New Roman" w:cs="Times New Roman"/>
          <w:sz w:val="24"/>
          <w:szCs w:val="24"/>
          <w:highlight w:val="white"/>
          <w:lang w:val="en-GB"/>
        </w:rPr>
        <w:lastRenderedPageBreak/>
        <w:t xml:space="preserve">of the Galápagos Islands and biogeographical and evolutionary implications. </w:t>
      </w:r>
      <w:r w:rsidRPr="00D03DBA">
        <w:rPr>
          <w:rFonts w:ascii="Times New Roman" w:eastAsia="Times New Roman" w:hAnsi="Times New Roman" w:cs="Times New Roman"/>
          <w:i/>
          <w:sz w:val="24"/>
          <w:szCs w:val="24"/>
          <w:highlight w:val="white"/>
          <w:lang w:val="en-GB"/>
        </w:rPr>
        <w:t>The Galápagos: a natural laboratory for the earth sciences</w:t>
      </w:r>
      <w:r w:rsidRPr="00D03DBA">
        <w:rPr>
          <w:rFonts w:ascii="Times New Roman" w:eastAsia="Times New Roman" w:hAnsi="Times New Roman" w:cs="Times New Roman"/>
          <w:sz w:val="24"/>
          <w:szCs w:val="24"/>
          <w:highlight w:val="white"/>
          <w:lang w:val="en-GB"/>
        </w:rPr>
        <w:t>, 145-166.</w:t>
      </w:r>
    </w:p>
    <w:p w14:paraId="54FF3E2F" w14:textId="77777777" w:rsidR="00960FEF" w:rsidRPr="00D03DBA" w:rsidRDefault="00C54839">
      <w:pPr>
        <w:spacing w:before="240"/>
        <w:jc w:val="both"/>
        <w:rPr>
          <w:rFonts w:ascii="Times New Roman" w:eastAsia="Times New Roman" w:hAnsi="Times New Roman" w:cs="Times New Roman"/>
          <w:sz w:val="28"/>
          <w:szCs w:val="28"/>
          <w:highlight w:val="white"/>
          <w:lang w:val="en-GB"/>
        </w:rPr>
      </w:pPr>
      <w:r w:rsidRPr="00D03DBA">
        <w:rPr>
          <w:rFonts w:ascii="Times New Roman" w:eastAsia="Times New Roman" w:hAnsi="Times New Roman" w:cs="Times New Roman"/>
          <w:sz w:val="24"/>
          <w:szCs w:val="24"/>
          <w:highlight w:val="white"/>
          <w:lang w:val="en-GB"/>
        </w:rPr>
        <w:t xml:space="preserve">Greenacre, M. (2017). Ordination with any dissimilarity measure: a weighted Euclidean solution. </w:t>
      </w:r>
      <w:r w:rsidRPr="00D03DBA">
        <w:rPr>
          <w:rFonts w:ascii="Times New Roman" w:eastAsia="Times New Roman" w:hAnsi="Times New Roman" w:cs="Times New Roman"/>
          <w:i/>
          <w:sz w:val="24"/>
          <w:szCs w:val="24"/>
          <w:highlight w:val="white"/>
          <w:lang w:val="en-GB"/>
        </w:rPr>
        <w:t>Ecology</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98</w:t>
      </w:r>
      <w:r w:rsidRPr="00D03DBA">
        <w:rPr>
          <w:rFonts w:ascii="Times New Roman" w:eastAsia="Times New Roman" w:hAnsi="Times New Roman" w:cs="Times New Roman"/>
          <w:sz w:val="24"/>
          <w:szCs w:val="24"/>
          <w:highlight w:val="white"/>
          <w:lang w:val="en-GB"/>
        </w:rPr>
        <w:t>(9), 2293-2300.</w:t>
      </w:r>
    </w:p>
    <w:p w14:paraId="54FF3E30"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Hartig, F. (2022). </w:t>
      </w:r>
      <w:proofErr w:type="spellStart"/>
      <w:r w:rsidRPr="00D03DBA">
        <w:rPr>
          <w:rFonts w:ascii="Times New Roman" w:eastAsia="Times New Roman" w:hAnsi="Times New Roman" w:cs="Times New Roman"/>
          <w:sz w:val="24"/>
          <w:szCs w:val="24"/>
          <w:highlight w:val="white"/>
          <w:lang w:val="en-GB"/>
        </w:rPr>
        <w:t>DHARMa</w:t>
      </w:r>
      <w:proofErr w:type="spellEnd"/>
      <w:r w:rsidRPr="00D03DBA">
        <w:rPr>
          <w:rFonts w:ascii="Times New Roman" w:eastAsia="Times New Roman" w:hAnsi="Times New Roman" w:cs="Times New Roman"/>
          <w:sz w:val="24"/>
          <w:szCs w:val="24"/>
          <w:highlight w:val="white"/>
          <w:lang w:val="en-GB"/>
        </w:rPr>
        <w:t xml:space="preserve">: residual diagnostics for hierarchical (multi-level/mixed) regression models. R package version 0.4. 6. </w:t>
      </w:r>
    </w:p>
    <w:p w14:paraId="54FF3E31"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Le </w:t>
      </w:r>
      <w:proofErr w:type="spellStart"/>
      <w:r w:rsidRPr="00D03DBA">
        <w:rPr>
          <w:rFonts w:ascii="Times New Roman" w:eastAsia="Times New Roman" w:hAnsi="Times New Roman" w:cs="Times New Roman"/>
          <w:sz w:val="24"/>
          <w:szCs w:val="24"/>
          <w:highlight w:val="white"/>
          <w:lang w:val="en-GB"/>
        </w:rPr>
        <w:t>Traon</w:t>
      </w:r>
      <w:proofErr w:type="spellEnd"/>
      <w:r w:rsidRPr="00D03DBA">
        <w:rPr>
          <w:rFonts w:ascii="Times New Roman" w:eastAsia="Times New Roman" w:hAnsi="Times New Roman" w:cs="Times New Roman"/>
          <w:sz w:val="24"/>
          <w:szCs w:val="24"/>
          <w:highlight w:val="white"/>
          <w:lang w:val="en-GB"/>
        </w:rPr>
        <w:t xml:space="preserve">, P.Y. and P. De Mey, 1994: The eddy field associated with the Azores front east of the mid-Atlantic Ridge as observed by the GEOSAT altimeter. Journal of Geophysical Research, 99, 9907-9923 </w:t>
      </w:r>
    </w:p>
    <w:p w14:paraId="54FF3E32"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Legendre, P., &amp; Legendre, L. (2012). </w:t>
      </w:r>
      <w:r w:rsidRPr="00D03DBA">
        <w:rPr>
          <w:rFonts w:ascii="Times New Roman" w:eastAsia="Times New Roman" w:hAnsi="Times New Roman" w:cs="Times New Roman"/>
          <w:i/>
          <w:sz w:val="24"/>
          <w:szCs w:val="24"/>
          <w:highlight w:val="white"/>
          <w:lang w:val="en-GB"/>
        </w:rPr>
        <w:t>Numerical ecology</w:t>
      </w:r>
      <w:r w:rsidRPr="00D03DBA">
        <w:rPr>
          <w:rFonts w:ascii="Times New Roman" w:eastAsia="Times New Roman" w:hAnsi="Times New Roman" w:cs="Times New Roman"/>
          <w:sz w:val="24"/>
          <w:szCs w:val="24"/>
          <w:highlight w:val="white"/>
          <w:lang w:val="en-GB"/>
        </w:rPr>
        <w:t xml:space="preserve"> (Vol. 24). Elsevier.</w:t>
      </w:r>
    </w:p>
    <w:p w14:paraId="54FF3E33" w14:textId="77777777" w:rsidR="00960FEF" w:rsidRPr="00AC28A6" w:rsidRDefault="00C54839">
      <w:pPr>
        <w:spacing w:before="240"/>
        <w:jc w:val="both"/>
        <w:rPr>
          <w:rFonts w:ascii="Times New Roman" w:eastAsia="Times New Roman" w:hAnsi="Times New Roman" w:cs="Times New Roman"/>
          <w:sz w:val="24"/>
          <w:szCs w:val="24"/>
          <w:highlight w:val="white"/>
          <w:lang w:val="es-ES"/>
          <w:rPrChange w:id="160" w:author="Alex Fuster" w:date="2024-07-24T16:02:00Z">
            <w:rPr>
              <w:rFonts w:ascii="Times New Roman" w:eastAsia="Times New Roman" w:hAnsi="Times New Roman" w:cs="Times New Roman"/>
              <w:sz w:val="24"/>
              <w:szCs w:val="24"/>
              <w:highlight w:val="white"/>
              <w:lang w:val="en-GB"/>
            </w:rPr>
          </w:rPrChange>
        </w:rPr>
      </w:pPr>
      <w:r w:rsidRPr="00D03DBA">
        <w:rPr>
          <w:rFonts w:ascii="Times New Roman" w:eastAsia="Times New Roman" w:hAnsi="Times New Roman" w:cs="Times New Roman"/>
          <w:sz w:val="24"/>
          <w:szCs w:val="24"/>
          <w:highlight w:val="white"/>
          <w:lang w:val="en-GB"/>
        </w:rPr>
        <w:t xml:space="preserve">Legendre, P., </w:t>
      </w:r>
      <w:proofErr w:type="spellStart"/>
      <w:r w:rsidRPr="00D03DBA">
        <w:rPr>
          <w:rFonts w:ascii="Times New Roman" w:eastAsia="Times New Roman" w:hAnsi="Times New Roman" w:cs="Times New Roman"/>
          <w:sz w:val="24"/>
          <w:szCs w:val="24"/>
          <w:highlight w:val="white"/>
          <w:lang w:val="en-GB"/>
        </w:rPr>
        <w:t>Borcard</w:t>
      </w:r>
      <w:proofErr w:type="spellEnd"/>
      <w:r w:rsidRPr="00D03DBA">
        <w:rPr>
          <w:rFonts w:ascii="Times New Roman" w:eastAsia="Times New Roman" w:hAnsi="Times New Roman" w:cs="Times New Roman"/>
          <w:sz w:val="24"/>
          <w:szCs w:val="24"/>
          <w:highlight w:val="white"/>
          <w:lang w:val="en-GB"/>
        </w:rPr>
        <w:t xml:space="preserve">, D., &amp; Peres-Neto, P. R. (2005). </w:t>
      </w:r>
      <w:proofErr w:type="spellStart"/>
      <w:r w:rsidRPr="00D03DBA">
        <w:rPr>
          <w:rFonts w:ascii="Times New Roman" w:eastAsia="Times New Roman" w:hAnsi="Times New Roman" w:cs="Times New Roman"/>
          <w:sz w:val="24"/>
          <w:szCs w:val="24"/>
          <w:highlight w:val="white"/>
          <w:lang w:val="en-GB"/>
        </w:rPr>
        <w:t>Analyzing</w:t>
      </w:r>
      <w:proofErr w:type="spellEnd"/>
      <w:r w:rsidRPr="00D03DBA">
        <w:rPr>
          <w:rFonts w:ascii="Times New Roman" w:eastAsia="Times New Roman" w:hAnsi="Times New Roman" w:cs="Times New Roman"/>
          <w:sz w:val="24"/>
          <w:szCs w:val="24"/>
          <w:highlight w:val="white"/>
          <w:lang w:val="en-GB"/>
        </w:rPr>
        <w:t xml:space="preserve"> beta diversity: partitioning the spatial variation of community composition data. </w:t>
      </w:r>
      <w:proofErr w:type="spellStart"/>
      <w:r w:rsidRPr="00AC28A6">
        <w:rPr>
          <w:rFonts w:ascii="Times New Roman" w:eastAsia="Times New Roman" w:hAnsi="Times New Roman" w:cs="Times New Roman"/>
          <w:i/>
          <w:sz w:val="24"/>
          <w:szCs w:val="24"/>
          <w:highlight w:val="white"/>
          <w:lang w:val="es-ES"/>
          <w:rPrChange w:id="161" w:author="Alex Fuster" w:date="2024-07-24T16:02:00Z">
            <w:rPr>
              <w:rFonts w:ascii="Times New Roman" w:eastAsia="Times New Roman" w:hAnsi="Times New Roman" w:cs="Times New Roman"/>
              <w:i/>
              <w:sz w:val="24"/>
              <w:szCs w:val="24"/>
              <w:highlight w:val="white"/>
              <w:lang w:val="en-GB"/>
            </w:rPr>
          </w:rPrChange>
        </w:rPr>
        <w:t>Ecological</w:t>
      </w:r>
      <w:proofErr w:type="spellEnd"/>
      <w:r w:rsidRPr="00AC28A6">
        <w:rPr>
          <w:rFonts w:ascii="Times New Roman" w:eastAsia="Times New Roman" w:hAnsi="Times New Roman" w:cs="Times New Roman"/>
          <w:i/>
          <w:sz w:val="24"/>
          <w:szCs w:val="24"/>
          <w:highlight w:val="white"/>
          <w:lang w:val="es-ES"/>
          <w:rPrChange w:id="162" w:author="Alex Fuster" w:date="2024-07-24T16:02:00Z">
            <w:rPr>
              <w:rFonts w:ascii="Times New Roman" w:eastAsia="Times New Roman" w:hAnsi="Times New Roman" w:cs="Times New Roman"/>
              <w:i/>
              <w:sz w:val="24"/>
              <w:szCs w:val="24"/>
              <w:highlight w:val="white"/>
              <w:lang w:val="en-GB"/>
            </w:rPr>
          </w:rPrChange>
        </w:rPr>
        <w:t xml:space="preserve"> </w:t>
      </w:r>
      <w:proofErr w:type="spellStart"/>
      <w:r w:rsidRPr="00AC28A6">
        <w:rPr>
          <w:rFonts w:ascii="Times New Roman" w:eastAsia="Times New Roman" w:hAnsi="Times New Roman" w:cs="Times New Roman"/>
          <w:i/>
          <w:sz w:val="24"/>
          <w:szCs w:val="24"/>
          <w:highlight w:val="white"/>
          <w:lang w:val="es-ES"/>
          <w:rPrChange w:id="163" w:author="Alex Fuster" w:date="2024-07-24T16:02:00Z">
            <w:rPr>
              <w:rFonts w:ascii="Times New Roman" w:eastAsia="Times New Roman" w:hAnsi="Times New Roman" w:cs="Times New Roman"/>
              <w:i/>
              <w:sz w:val="24"/>
              <w:szCs w:val="24"/>
              <w:highlight w:val="white"/>
              <w:lang w:val="en-GB"/>
            </w:rPr>
          </w:rPrChange>
        </w:rPr>
        <w:t>monographs</w:t>
      </w:r>
      <w:proofErr w:type="spellEnd"/>
      <w:r w:rsidRPr="00AC28A6">
        <w:rPr>
          <w:rFonts w:ascii="Times New Roman" w:eastAsia="Times New Roman" w:hAnsi="Times New Roman" w:cs="Times New Roman"/>
          <w:sz w:val="24"/>
          <w:szCs w:val="24"/>
          <w:highlight w:val="white"/>
          <w:lang w:val="es-ES"/>
          <w:rPrChange w:id="164" w:author="Alex Fuster" w:date="2024-07-24T16:02:00Z">
            <w:rPr>
              <w:rFonts w:ascii="Times New Roman" w:eastAsia="Times New Roman" w:hAnsi="Times New Roman" w:cs="Times New Roman"/>
              <w:sz w:val="24"/>
              <w:szCs w:val="24"/>
              <w:highlight w:val="white"/>
              <w:lang w:val="en-GB"/>
            </w:rPr>
          </w:rPrChange>
        </w:rPr>
        <w:t xml:space="preserve">, </w:t>
      </w:r>
      <w:r w:rsidRPr="00AC28A6">
        <w:rPr>
          <w:rFonts w:ascii="Times New Roman" w:eastAsia="Times New Roman" w:hAnsi="Times New Roman" w:cs="Times New Roman"/>
          <w:i/>
          <w:sz w:val="24"/>
          <w:szCs w:val="24"/>
          <w:highlight w:val="white"/>
          <w:lang w:val="es-ES"/>
          <w:rPrChange w:id="165" w:author="Alex Fuster" w:date="2024-07-24T16:02:00Z">
            <w:rPr>
              <w:rFonts w:ascii="Times New Roman" w:eastAsia="Times New Roman" w:hAnsi="Times New Roman" w:cs="Times New Roman"/>
              <w:i/>
              <w:sz w:val="24"/>
              <w:szCs w:val="24"/>
              <w:highlight w:val="white"/>
              <w:lang w:val="en-GB"/>
            </w:rPr>
          </w:rPrChange>
        </w:rPr>
        <w:t>75</w:t>
      </w:r>
      <w:r w:rsidRPr="00AC28A6">
        <w:rPr>
          <w:rFonts w:ascii="Times New Roman" w:eastAsia="Times New Roman" w:hAnsi="Times New Roman" w:cs="Times New Roman"/>
          <w:sz w:val="24"/>
          <w:szCs w:val="24"/>
          <w:highlight w:val="white"/>
          <w:lang w:val="es-ES"/>
          <w:rPrChange w:id="166" w:author="Alex Fuster" w:date="2024-07-24T16:02:00Z">
            <w:rPr>
              <w:rFonts w:ascii="Times New Roman" w:eastAsia="Times New Roman" w:hAnsi="Times New Roman" w:cs="Times New Roman"/>
              <w:sz w:val="24"/>
              <w:szCs w:val="24"/>
              <w:highlight w:val="white"/>
              <w:lang w:val="en-GB"/>
            </w:rPr>
          </w:rPrChange>
        </w:rPr>
        <w:t>(4), 435-450.</w:t>
      </w:r>
    </w:p>
    <w:p w14:paraId="54FF3E34"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proofErr w:type="spellStart"/>
      <w:r w:rsidRPr="00AC28A6">
        <w:rPr>
          <w:rFonts w:ascii="Times New Roman" w:eastAsia="Times New Roman" w:hAnsi="Times New Roman" w:cs="Times New Roman"/>
          <w:sz w:val="24"/>
          <w:szCs w:val="24"/>
          <w:highlight w:val="white"/>
          <w:lang w:val="es-ES"/>
          <w:rPrChange w:id="167" w:author="Alex Fuster" w:date="2024-07-24T16:02:00Z">
            <w:rPr>
              <w:rFonts w:ascii="Times New Roman" w:eastAsia="Times New Roman" w:hAnsi="Times New Roman" w:cs="Times New Roman"/>
              <w:sz w:val="24"/>
              <w:szCs w:val="24"/>
              <w:highlight w:val="white"/>
              <w:lang w:val="en-GB"/>
            </w:rPr>
          </w:rPrChange>
        </w:rPr>
        <w:t>Munoz</w:t>
      </w:r>
      <w:proofErr w:type="spellEnd"/>
      <w:r w:rsidRPr="00AC28A6">
        <w:rPr>
          <w:rFonts w:ascii="Times New Roman" w:eastAsia="Times New Roman" w:hAnsi="Times New Roman" w:cs="Times New Roman"/>
          <w:sz w:val="24"/>
          <w:szCs w:val="24"/>
          <w:highlight w:val="white"/>
          <w:lang w:val="es-ES"/>
          <w:rPrChange w:id="168" w:author="Alex Fuster" w:date="2024-07-24T16:02:00Z">
            <w:rPr>
              <w:rFonts w:ascii="Times New Roman" w:eastAsia="Times New Roman" w:hAnsi="Times New Roman" w:cs="Times New Roman"/>
              <w:sz w:val="24"/>
              <w:szCs w:val="24"/>
              <w:highlight w:val="white"/>
              <w:lang w:val="en-GB"/>
            </w:rPr>
          </w:rPrChange>
        </w:rPr>
        <w:t xml:space="preserve">, J., </w:t>
      </w:r>
      <w:proofErr w:type="spellStart"/>
      <w:r w:rsidRPr="00AC28A6">
        <w:rPr>
          <w:rFonts w:ascii="Times New Roman" w:eastAsia="Times New Roman" w:hAnsi="Times New Roman" w:cs="Times New Roman"/>
          <w:sz w:val="24"/>
          <w:szCs w:val="24"/>
          <w:highlight w:val="white"/>
          <w:lang w:val="es-ES"/>
          <w:rPrChange w:id="169" w:author="Alex Fuster" w:date="2024-07-24T16:02:00Z">
            <w:rPr>
              <w:rFonts w:ascii="Times New Roman" w:eastAsia="Times New Roman" w:hAnsi="Times New Roman" w:cs="Times New Roman"/>
              <w:sz w:val="24"/>
              <w:szCs w:val="24"/>
              <w:highlight w:val="white"/>
              <w:lang w:val="en-GB"/>
            </w:rPr>
          </w:rPrChange>
        </w:rPr>
        <w:t>Felicisimo</w:t>
      </w:r>
      <w:proofErr w:type="spellEnd"/>
      <w:r w:rsidRPr="00AC28A6">
        <w:rPr>
          <w:rFonts w:ascii="Times New Roman" w:eastAsia="Times New Roman" w:hAnsi="Times New Roman" w:cs="Times New Roman"/>
          <w:sz w:val="24"/>
          <w:szCs w:val="24"/>
          <w:highlight w:val="white"/>
          <w:lang w:val="es-ES"/>
          <w:rPrChange w:id="170" w:author="Alex Fuster" w:date="2024-07-24T16:02:00Z">
            <w:rPr>
              <w:rFonts w:ascii="Times New Roman" w:eastAsia="Times New Roman" w:hAnsi="Times New Roman" w:cs="Times New Roman"/>
              <w:sz w:val="24"/>
              <w:szCs w:val="24"/>
              <w:highlight w:val="white"/>
              <w:lang w:val="en-GB"/>
            </w:rPr>
          </w:rPrChange>
        </w:rPr>
        <w:t xml:space="preserve">, A. M., Cabezas, F., </w:t>
      </w:r>
      <w:proofErr w:type="spellStart"/>
      <w:r w:rsidRPr="00AC28A6">
        <w:rPr>
          <w:rFonts w:ascii="Times New Roman" w:eastAsia="Times New Roman" w:hAnsi="Times New Roman" w:cs="Times New Roman"/>
          <w:sz w:val="24"/>
          <w:szCs w:val="24"/>
          <w:highlight w:val="white"/>
          <w:lang w:val="es-ES"/>
          <w:rPrChange w:id="171" w:author="Alex Fuster" w:date="2024-07-24T16:02:00Z">
            <w:rPr>
              <w:rFonts w:ascii="Times New Roman" w:eastAsia="Times New Roman" w:hAnsi="Times New Roman" w:cs="Times New Roman"/>
              <w:sz w:val="24"/>
              <w:szCs w:val="24"/>
              <w:highlight w:val="white"/>
              <w:lang w:val="en-GB"/>
            </w:rPr>
          </w:rPrChange>
        </w:rPr>
        <w:t>Burgaz</w:t>
      </w:r>
      <w:proofErr w:type="spellEnd"/>
      <w:r w:rsidRPr="00AC28A6">
        <w:rPr>
          <w:rFonts w:ascii="Times New Roman" w:eastAsia="Times New Roman" w:hAnsi="Times New Roman" w:cs="Times New Roman"/>
          <w:sz w:val="24"/>
          <w:szCs w:val="24"/>
          <w:highlight w:val="white"/>
          <w:lang w:val="es-ES"/>
          <w:rPrChange w:id="172" w:author="Alex Fuster" w:date="2024-07-24T16:02:00Z">
            <w:rPr>
              <w:rFonts w:ascii="Times New Roman" w:eastAsia="Times New Roman" w:hAnsi="Times New Roman" w:cs="Times New Roman"/>
              <w:sz w:val="24"/>
              <w:szCs w:val="24"/>
              <w:highlight w:val="white"/>
              <w:lang w:val="en-GB"/>
            </w:rPr>
          </w:rPrChange>
        </w:rPr>
        <w:t xml:space="preserve">, A. R., &amp; </w:t>
      </w:r>
      <w:proofErr w:type="spellStart"/>
      <w:r w:rsidRPr="00AC28A6">
        <w:rPr>
          <w:rFonts w:ascii="Times New Roman" w:eastAsia="Times New Roman" w:hAnsi="Times New Roman" w:cs="Times New Roman"/>
          <w:sz w:val="24"/>
          <w:szCs w:val="24"/>
          <w:highlight w:val="white"/>
          <w:lang w:val="es-ES"/>
          <w:rPrChange w:id="173" w:author="Alex Fuster" w:date="2024-07-24T16:02:00Z">
            <w:rPr>
              <w:rFonts w:ascii="Times New Roman" w:eastAsia="Times New Roman" w:hAnsi="Times New Roman" w:cs="Times New Roman"/>
              <w:sz w:val="24"/>
              <w:szCs w:val="24"/>
              <w:highlight w:val="white"/>
              <w:lang w:val="en-GB"/>
            </w:rPr>
          </w:rPrChange>
        </w:rPr>
        <w:t>Martinez</w:t>
      </w:r>
      <w:proofErr w:type="spellEnd"/>
      <w:r w:rsidRPr="00AC28A6">
        <w:rPr>
          <w:rFonts w:ascii="Times New Roman" w:eastAsia="Times New Roman" w:hAnsi="Times New Roman" w:cs="Times New Roman"/>
          <w:sz w:val="24"/>
          <w:szCs w:val="24"/>
          <w:highlight w:val="white"/>
          <w:lang w:val="es-ES"/>
          <w:rPrChange w:id="174" w:author="Alex Fuster" w:date="2024-07-24T16:02:00Z">
            <w:rPr>
              <w:rFonts w:ascii="Times New Roman" w:eastAsia="Times New Roman" w:hAnsi="Times New Roman" w:cs="Times New Roman"/>
              <w:sz w:val="24"/>
              <w:szCs w:val="24"/>
              <w:highlight w:val="white"/>
              <w:lang w:val="en-GB"/>
            </w:rPr>
          </w:rPrChange>
        </w:rPr>
        <w:t xml:space="preserve">, I. (2004). </w:t>
      </w:r>
      <w:r w:rsidRPr="00D03DBA">
        <w:rPr>
          <w:rFonts w:ascii="Times New Roman" w:eastAsia="Times New Roman" w:hAnsi="Times New Roman" w:cs="Times New Roman"/>
          <w:sz w:val="24"/>
          <w:szCs w:val="24"/>
          <w:highlight w:val="white"/>
          <w:lang w:val="en-GB"/>
        </w:rPr>
        <w:t xml:space="preserve">Wind as a long-distance dispersal vehicle in the Southern Hemisphere. </w:t>
      </w:r>
      <w:r w:rsidRPr="00D03DBA">
        <w:rPr>
          <w:rFonts w:ascii="Times New Roman" w:eastAsia="Times New Roman" w:hAnsi="Times New Roman" w:cs="Times New Roman"/>
          <w:i/>
          <w:sz w:val="24"/>
          <w:szCs w:val="24"/>
          <w:highlight w:val="white"/>
          <w:lang w:val="en-GB"/>
        </w:rPr>
        <w:t>Science</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304</w:t>
      </w:r>
      <w:r w:rsidRPr="00D03DBA">
        <w:rPr>
          <w:rFonts w:ascii="Times New Roman" w:eastAsia="Times New Roman" w:hAnsi="Times New Roman" w:cs="Times New Roman"/>
          <w:sz w:val="24"/>
          <w:szCs w:val="24"/>
          <w:highlight w:val="white"/>
          <w:lang w:val="en-GB"/>
        </w:rPr>
        <w:t>(5674), 1144-1147.</w:t>
      </w:r>
    </w:p>
    <w:p w14:paraId="54FF3E35"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Oksanen, J., Kindt, R., Legendre, P., O’Hara, B., Stevens, M. H. H., Oksanen, M. J., &amp; Suggests, M. A. S. S. (2007). The vegan package. </w:t>
      </w:r>
      <w:r w:rsidRPr="00D03DBA">
        <w:rPr>
          <w:rFonts w:ascii="Times New Roman" w:eastAsia="Times New Roman" w:hAnsi="Times New Roman" w:cs="Times New Roman"/>
          <w:i/>
          <w:sz w:val="24"/>
          <w:szCs w:val="24"/>
          <w:highlight w:val="white"/>
          <w:lang w:val="en-GB"/>
        </w:rPr>
        <w:t>Community ecology package</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10</w:t>
      </w:r>
      <w:r w:rsidRPr="00D03DBA">
        <w:rPr>
          <w:rFonts w:ascii="Times New Roman" w:eastAsia="Times New Roman" w:hAnsi="Times New Roman" w:cs="Times New Roman"/>
          <w:sz w:val="24"/>
          <w:szCs w:val="24"/>
          <w:highlight w:val="white"/>
          <w:lang w:val="en-GB"/>
        </w:rPr>
        <w:t xml:space="preserve">(631-637), 719. </w:t>
      </w:r>
    </w:p>
    <w:p w14:paraId="54FF3E36"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Oldham, S., Fulcher, B., Parkes, L., </w:t>
      </w:r>
      <w:proofErr w:type="spellStart"/>
      <w:r w:rsidRPr="00D03DBA">
        <w:rPr>
          <w:rFonts w:ascii="Times New Roman" w:eastAsia="Times New Roman" w:hAnsi="Times New Roman" w:cs="Times New Roman"/>
          <w:sz w:val="24"/>
          <w:szCs w:val="24"/>
          <w:highlight w:val="white"/>
          <w:lang w:val="en-GB"/>
        </w:rPr>
        <w:t>Arnatkevic̆iūtė</w:t>
      </w:r>
      <w:proofErr w:type="spellEnd"/>
      <w:r w:rsidRPr="00D03DBA">
        <w:rPr>
          <w:rFonts w:ascii="Times New Roman" w:eastAsia="Times New Roman" w:hAnsi="Times New Roman" w:cs="Times New Roman"/>
          <w:sz w:val="24"/>
          <w:szCs w:val="24"/>
          <w:highlight w:val="white"/>
          <w:lang w:val="en-GB"/>
        </w:rPr>
        <w:t xml:space="preserve">, A., Suo, C., &amp; </w:t>
      </w:r>
      <w:proofErr w:type="spellStart"/>
      <w:r w:rsidRPr="00D03DBA">
        <w:rPr>
          <w:rFonts w:ascii="Times New Roman" w:eastAsia="Times New Roman" w:hAnsi="Times New Roman" w:cs="Times New Roman"/>
          <w:sz w:val="24"/>
          <w:szCs w:val="24"/>
          <w:highlight w:val="white"/>
          <w:lang w:val="en-GB"/>
        </w:rPr>
        <w:t>Fornito</w:t>
      </w:r>
      <w:proofErr w:type="spellEnd"/>
      <w:r w:rsidRPr="00D03DBA">
        <w:rPr>
          <w:rFonts w:ascii="Times New Roman" w:eastAsia="Times New Roman" w:hAnsi="Times New Roman" w:cs="Times New Roman"/>
          <w:sz w:val="24"/>
          <w:szCs w:val="24"/>
          <w:highlight w:val="white"/>
          <w:lang w:val="en-GB"/>
        </w:rPr>
        <w:t xml:space="preserve">, A. (2019). Consistency and differences between centrality measures across distinct classes of networks. </w:t>
      </w:r>
      <w:proofErr w:type="spellStart"/>
      <w:r w:rsidRPr="00D03DBA">
        <w:rPr>
          <w:rFonts w:ascii="Times New Roman" w:eastAsia="Times New Roman" w:hAnsi="Times New Roman" w:cs="Times New Roman"/>
          <w:i/>
          <w:sz w:val="24"/>
          <w:szCs w:val="24"/>
          <w:highlight w:val="white"/>
          <w:lang w:val="en-GB"/>
        </w:rPr>
        <w:t>PloS</w:t>
      </w:r>
      <w:proofErr w:type="spellEnd"/>
      <w:r w:rsidRPr="00D03DBA">
        <w:rPr>
          <w:rFonts w:ascii="Times New Roman" w:eastAsia="Times New Roman" w:hAnsi="Times New Roman" w:cs="Times New Roman"/>
          <w:i/>
          <w:sz w:val="24"/>
          <w:szCs w:val="24"/>
          <w:highlight w:val="white"/>
          <w:lang w:val="en-GB"/>
        </w:rPr>
        <w:t xml:space="preserve"> one</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14</w:t>
      </w:r>
      <w:r w:rsidRPr="00D03DBA">
        <w:rPr>
          <w:rFonts w:ascii="Times New Roman" w:eastAsia="Times New Roman" w:hAnsi="Times New Roman" w:cs="Times New Roman"/>
          <w:sz w:val="24"/>
          <w:szCs w:val="24"/>
          <w:highlight w:val="white"/>
          <w:lang w:val="en-GB"/>
        </w:rPr>
        <w:t xml:space="preserve">(7), e0220061. </w:t>
      </w:r>
    </w:p>
    <w:p w14:paraId="54FF3E37"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Opsahl, T., </w:t>
      </w:r>
      <w:proofErr w:type="spellStart"/>
      <w:r w:rsidRPr="00D03DBA">
        <w:rPr>
          <w:rFonts w:ascii="Times New Roman" w:eastAsia="Times New Roman" w:hAnsi="Times New Roman" w:cs="Times New Roman"/>
          <w:sz w:val="24"/>
          <w:szCs w:val="24"/>
          <w:highlight w:val="white"/>
          <w:lang w:val="en-GB"/>
        </w:rPr>
        <w:t>Agneessens</w:t>
      </w:r>
      <w:proofErr w:type="spellEnd"/>
      <w:r w:rsidRPr="00D03DBA">
        <w:rPr>
          <w:rFonts w:ascii="Times New Roman" w:eastAsia="Times New Roman" w:hAnsi="Times New Roman" w:cs="Times New Roman"/>
          <w:sz w:val="24"/>
          <w:szCs w:val="24"/>
          <w:highlight w:val="white"/>
          <w:lang w:val="en-GB"/>
        </w:rPr>
        <w:t xml:space="preserve">, F., &amp; </w:t>
      </w:r>
      <w:proofErr w:type="spellStart"/>
      <w:r w:rsidRPr="00D03DBA">
        <w:rPr>
          <w:rFonts w:ascii="Times New Roman" w:eastAsia="Times New Roman" w:hAnsi="Times New Roman" w:cs="Times New Roman"/>
          <w:sz w:val="24"/>
          <w:szCs w:val="24"/>
          <w:highlight w:val="white"/>
          <w:lang w:val="en-GB"/>
        </w:rPr>
        <w:t>Skvoretz</w:t>
      </w:r>
      <w:proofErr w:type="spellEnd"/>
      <w:r w:rsidRPr="00D03DBA">
        <w:rPr>
          <w:rFonts w:ascii="Times New Roman" w:eastAsia="Times New Roman" w:hAnsi="Times New Roman" w:cs="Times New Roman"/>
          <w:sz w:val="24"/>
          <w:szCs w:val="24"/>
          <w:highlight w:val="white"/>
          <w:lang w:val="en-GB"/>
        </w:rPr>
        <w:t xml:space="preserve">, J. (2010). Node centrality in weighted networks: Generalizing degree and shortest paths. Social networks, 32(3), 245-251. </w:t>
      </w:r>
    </w:p>
    <w:p w14:paraId="54FF3E38"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Parent, C., Patton, A., Pfennig, K., Rubinoff, D., Schluter, D., Seehausen, O., ... </w:t>
      </w:r>
      <w:r w:rsidRPr="00AC28A6">
        <w:rPr>
          <w:rFonts w:ascii="Times New Roman" w:eastAsia="Times New Roman" w:hAnsi="Times New Roman" w:cs="Times New Roman"/>
          <w:sz w:val="24"/>
          <w:szCs w:val="24"/>
          <w:highlight w:val="white"/>
          <w:lang w:val="en-US"/>
          <w:rPrChange w:id="175" w:author="Alex Fuster" w:date="2024-07-24T16:02:00Z">
            <w:rPr>
              <w:rFonts w:ascii="Times New Roman" w:eastAsia="Times New Roman" w:hAnsi="Times New Roman" w:cs="Times New Roman"/>
              <w:sz w:val="24"/>
              <w:szCs w:val="24"/>
              <w:highlight w:val="white"/>
            </w:rPr>
          </w:rPrChange>
        </w:rPr>
        <w:t xml:space="preserve">&amp; Martin, C. (2020). </w:t>
      </w:r>
      <w:r w:rsidRPr="00D03DBA">
        <w:rPr>
          <w:rFonts w:ascii="Times New Roman" w:eastAsia="Times New Roman" w:hAnsi="Times New Roman" w:cs="Times New Roman"/>
          <w:sz w:val="24"/>
          <w:szCs w:val="24"/>
          <w:highlight w:val="white"/>
          <w:lang w:val="en-GB"/>
        </w:rPr>
        <w:t xml:space="preserve">Comparing Adaptive Radiations Across Space, Time, and Taxa. Journal of Heredity, 111(1). </w:t>
      </w:r>
    </w:p>
    <w:p w14:paraId="54FF3E39"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pt-PT"/>
        </w:rPr>
        <w:t xml:space="preserve">Pereira, J., Saura, S., &amp; Jordán, F. (2017). </w:t>
      </w:r>
      <w:r w:rsidRPr="00D03DBA">
        <w:rPr>
          <w:rFonts w:ascii="Times New Roman" w:eastAsia="Times New Roman" w:hAnsi="Times New Roman" w:cs="Times New Roman"/>
          <w:sz w:val="24"/>
          <w:szCs w:val="24"/>
          <w:highlight w:val="white"/>
          <w:lang w:val="en-GB"/>
        </w:rPr>
        <w:t xml:space="preserve">Single‐node vs. multi‐node centrality in landscape graph analysis: key habitat patches and their protection for 20 bird species in NE Spain. </w:t>
      </w:r>
      <w:r w:rsidRPr="00D03DBA">
        <w:rPr>
          <w:rFonts w:ascii="Times New Roman" w:eastAsia="Times New Roman" w:hAnsi="Times New Roman" w:cs="Times New Roman"/>
          <w:i/>
          <w:sz w:val="24"/>
          <w:szCs w:val="24"/>
          <w:highlight w:val="white"/>
          <w:lang w:val="en-GB"/>
        </w:rPr>
        <w:t>Methods in Ecology and Evolution</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8</w:t>
      </w:r>
      <w:r w:rsidRPr="00D03DBA">
        <w:rPr>
          <w:rFonts w:ascii="Times New Roman" w:eastAsia="Times New Roman" w:hAnsi="Times New Roman" w:cs="Times New Roman"/>
          <w:sz w:val="24"/>
          <w:szCs w:val="24"/>
          <w:highlight w:val="white"/>
          <w:lang w:val="en-GB"/>
        </w:rPr>
        <w:t>(11), 1458-1467.</w:t>
      </w:r>
    </w:p>
    <w:p w14:paraId="54FF3E3A"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Peres-Neto, P. R., &amp; Jackson, D. A. (2001). How well do multivariate data sets match? The advantages of a Procrustean superimposition approach over the Mantel test. </w:t>
      </w:r>
      <w:proofErr w:type="spellStart"/>
      <w:r w:rsidRPr="00D03DBA">
        <w:rPr>
          <w:rFonts w:ascii="Times New Roman" w:eastAsia="Times New Roman" w:hAnsi="Times New Roman" w:cs="Times New Roman"/>
          <w:i/>
          <w:sz w:val="24"/>
          <w:szCs w:val="24"/>
          <w:highlight w:val="white"/>
          <w:lang w:val="en-GB"/>
        </w:rPr>
        <w:t>Oecologia</w:t>
      </w:r>
      <w:proofErr w:type="spellEnd"/>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129</w:t>
      </w:r>
      <w:r w:rsidRPr="00D03DBA">
        <w:rPr>
          <w:rFonts w:ascii="Times New Roman" w:eastAsia="Times New Roman" w:hAnsi="Times New Roman" w:cs="Times New Roman"/>
          <w:sz w:val="24"/>
          <w:szCs w:val="24"/>
          <w:highlight w:val="white"/>
          <w:lang w:val="en-GB"/>
        </w:rPr>
        <w:t xml:space="preserve">, 169-178. </w:t>
      </w:r>
    </w:p>
    <w:p w14:paraId="54FF3E3B"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proofErr w:type="spellStart"/>
      <w:r w:rsidRPr="00D03DBA">
        <w:rPr>
          <w:rFonts w:ascii="Times New Roman" w:eastAsia="Times New Roman" w:hAnsi="Times New Roman" w:cs="Times New Roman"/>
          <w:sz w:val="24"/>
          <w:szCs w:val="24"/>
          <w:highlight w:val="white"/>
          <w:lang w:val="en-GB"/>
        </w:rPr>
        <w:t>Scardoni</w:t>
      </w:r>
      <w:proofErr w:type="spellEnd"/>
      <w:r w:rsidRPr="00D03DBA">
        <w:rPr>
          <w:rFonts w:ascii="Times New Roman" w:eastAsia="Times New Roman" w:hAnsi="Times New Roman" w:cs="Times New Roman"/>
          <w:sz w:val="24"/>
          <w:szCs w:val="24"/>
          <w:highlight w:val="white"/>
          <w:lang w:val="en-GB"/>
        </w:rPr>
        <w:t xml:space="preserve">, G., &amp; </w:t>
      </w:r>
      <w:proofErr w:type="spellStart"/>
      <w:r w:rsidRPr="00D03DBA">
        <w:rPr>
          <w:rFonts w:ascii="Times New Roman" w:eastAsia="Times New Roman" w:hAnsi="Times New Roman" w:cs="Times New Roman"/>
          <w:sz w:val="24"/>
          <w:szCs w:val="24"/>
          <w:highlight w:val="white"/>
          <w:lang w:val="en-GB"/>
        </w:rPr>
        <w:t>Laudanna</w:t>
      </w:r>
      <w:proofErr w:type="spellEnd"/>
      <w:r w:rsidRPr="00D03DBA">
        <w:rPr>
          <w:rFonts w:ascii="Times New Roman" w:eastAsia="Times New Roman" w:hAnsi="Times New Roman" w:cs="Times New Roman"/>
          <w:sz w:val="24"/>
          <w:szCs w:val="24"/>
          <w:highlight w:val="white"/>
          <w:lang w:val="en-GB"/>
        </w:rPr>
        <w:t xml:space="preserve">, C. (2012). Centralities based analysis of complex networks. </w:t>
      </w:r>
      <w:r w:rsidRPr="00D03DBA">
        <w:rPr>
          <w:rFonts w:ascii="Times New Roman" w:eastAsia="Times New Roman" w:hAnsi="Times New Roman" w:cs="Times New Roman"/>
          <w:i/>
          <w:sz w:val="24"/>
          <w:szCs w:val="24"/>
          <w:highlight w:val="white"/>
          <w:lang w:val="en-GB"/>
        </w:rPr>
        <w:t>New frontiers in graph theory</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323</w:t>
      </w:r>
      <w:r w:rsidRPr="00D03DBA">
        <w:rPr>
          <w:rFonts w:ascii="Times New Roman" w:eastAsia="Times New Roman" w:hAnsi="Times New Roman" w:cs="Times New Roman"/>
          <w:sz w:val="24"/>
          <w:szCs w:val="24"/>
          <w:highlight w:val="white"/>
          <w:lang w:val="en-GB"/>
        </w:rPr>
        <w:t xml:space="preserve">. </w:t>
      </w:r>
    </w:p>
    <w:p w14:paraId="54FF3E3C" w14:textId="77777777" w:rsidR="00960FEF" w:rsidRPr="00D03DBA" w:rsidRDefault="00C54839">
      <w:pPr>
        <w:spacing w:before="240"/>
        <w:jc w:val="both"/>
        <w:rPr>
          <w:rFonts w:ascii="Times New Roman" w:eastAsia="Times New Roman" w:hAnsi="Times New Roman" w:cs="Times New Roman"/>
          <w:sz w:val="28"/>
          <w:szCs w:val="28"/>
          <w:highlight w:val="white"/>
          <w:lang w:val="en-GB"/>
        </w:rPr>
      </w:pPr>
      <w:r w:rsidRPr="00D03DBA">
        <w:rPr>
          <w:rFonts w:ascii="Times New Roman" w:eastAsia="Times New Roman" w:hAnsi="Times New Roman" w:cs="Times New Roman"/>
          <w:sz w:val="24"/>
          <w:szCs w:val="24"/>
          <w:highlight w:val="white"/>
          <w:lang w:val="en-GB"/>
        </w:rPr>
        <w:lastRenderedPageBreak/>
        <w:t xml:space="preserve">Thuesen, P. A., Ebner, B. C., Larson, H., Keith, P., Silcock, R. M., Prince, J., &amp; Russell, D. J. (2011). </w:t>
      </w:r>
      <w:proofErr w:type="spellStart"/>
      <w:r w:rsidRPr="00D03DBA">
        <w:rPr>
          <w:rFonts w:ascii="Times New Roman" w:eastAsia="Times New Roman" w:hAnsi="Times New Roman" w:cs="Times New Roman"/>
          <w:sz w:val="24"/>
          <w:szCs w:val="24"/>
          <w:highlight w:val="white"/>
          <w:lang w:val="en-GB"/>
        </w:rPr>
        <w:t>Amphidromy</w:t>
      </w:r>
      <w:proofErr w:type="spellEnd"/>
      <w:r w:rsidRPr="00D03DBA">
        <w:rPr>
          <w:rFonts w:ascii="Times New Roman" w:eastAsia="Times New Roman" w:hAnsi="Times New Roman" w:cs="Times New Roman"/>
          <w:sz w:val="24"/>
          <w:szCs w:val="24"/>
          <w:highlight w:val="white"/>
          <w:lang w:val="en-GB"/>
        </w:rPr>
        <w:t xml:space="preserve"> links a newly documented fish community of continental Australian streams, to oceanic islands of the West Pacific. </w:t>
      </w:r>
      <w:proofErr w:type="spellStart"/>
      <w:r w:rsidRPr="00D03DBA">
        <w:rPr>
          <w:rFonts w:ascii="Times New Roman" w:eastAsia="Times New Roman" w:hAnsi="Times New Roman" w:cs="Times New Roman"/>
          <w:i/>
          <w:sz w:val="24"/>
          <w:szCs w:val="24"/>
          <w:highlight w:val="white"/>
          <w:lang w:val="en-GB"/>
        </w:rPr>
        <w:t>PLoS</w:t>
      </w:r>
      <w:proofErr w:type="spellEnd"/>
      <w:r w:rsidRPr="00D03DBA">
        <w:rPr>
          <w:rFonts w:ascii="Times New Roman" w:eastAsia="Times New Roman" w:hAnsi="Times New Roman" w:cs="Times New Roman"/>
          <w:i/>
          <w:sz w:val="24"/>
          <w:szCs w:val="24"/>
          <w:highlight w:val="white"/>
          <w:lang w:val="en-GB"/>
        </w:rPr>
        <w:t xml:space="preserve"> One</w:t>
      </w:r>
      <w:r w:rsidRPr="00D03DBA">
        <w:rPr>
          <w:rFonts w:ascii="Times New Roman" w:eastAsia="Times New Roman" w:hAnsi="Times New Roman" w:cs="Times New Roman"/>
          <w:sz w:val="24"/>
          <w:szCs w:val="24"/>
          <w:highlight w:val="white"/>
          <w:lang w:val="en-GB"/>
        </w:rPr>
        <w:t xml:space="preserve">, </w:t>
      </w:r>
      <w:r w:rsidRPr="00D03DBA">
        <w:rPr>
          <w:rFonts w:ascii="Times New Roman" w:eastAsia="Times New Roman" w:hAnsi="Times New Roman" w:cs="Times New Roman"/>
          <w:i/>
          <w:sz w:val="24"/>
          <w:szCs w:val="24"/>
          <w:highlight w:val="white"/>
          <w:lang w:val="en-GB"/>
        </w:rPr>
        <w:t>6</w:t>
      </w:r>
      <w:r w:rsidRPr="00D03DBA">
        <w:rPr>
          <w:rFonts w:ascii="Times New Roman" w:eastAsia="Times New Roman" w:hAnsi="Times New Roman" w:cs="Times New Roman"/>
          <w:sz w:val="24"/>
          <w:szCs w:val="24"/>
          <w:highlight w:val="white"/>
          <w:lang w:val="en-GB"/>
        </w:rPr>
        <w:t>(10), e26685.</w:t>
      </w:r>
    </w:p>
    <w:p w14:paraId="54FF3E3D" w14:textId="77777777" w:rsidR="00960FEF" w:rsidRPr="00D03DBA" w:rsidRDefault="00C54839">
      <w:pPr>
        <w:spacing w:before="240"/>
        <w:jc w:val="both"/>
        <w:rPr>
          <w:rFonts w:ascii="Times New Roman" w:eastAsia="Times New Roman" w:hAnsi="Times New Roman" w:cs="Times New Roman"/>
          <w:sz w:val="24"/>
          <w:szCs w:val="24"/>
          <w:highlight w:val="white"/>
          <w:lang w:val="en-GB"/>
        </w:rPr>
      </w:pPr>
      <w:r w:rsidRPr="00D03DBA">
        <w:rPr>
          <w:rFonts w:ascii="Times New Roman" w:eastAsia="Times New Roman" w:hAnsi="Times New Roman" w:cs="Times New Roman"/>
          <w:sz w:val="24"/>
          <w:szCs w:val="24"/>
          <w:highlight w:val="white"/>
          <w:lang w:val="en-GB"/>
        </w:rPr>
        <w:t xml:space="preserve">Treml, E. A., &amp; Kool, J. (2018). Networks for quantifying and analysing seascape connectivity. Seascape ecology, 293-318. </w:t>
      </w:r>
    </w:p>
    <w:p w14:paraId="54FF3E3E" w14:textId="77777777" w:rsidR="00960FEF" w:rsidRDefault="00C54839">
      <w:pPr>
        <w:spacing w:before="240"/>
        <w:jc w:val="both"/>
        <w:rPr>
          <w:rFonts w:ascii="Times New Roman" w:eastAsia="Times New Roman" w:hAnsi="Times New Roman" w:cs="Times New Roman"/>
          <w:sz w:val="24"/>
          <w:szCs w:val="24"/>
          <w:highlight w:val="white"/>
        </w:rPr>
      </w:pPr>
      <w:r w:rsidRPr="00D03DBA">
        <w:rPr>
          <w:rFonts w:ascii="Times New Roman" w:eastAsia="Times New Roman" w:hAnsi="Times New Roman" w:cs="Times New Roman"/>
          <w:sz w:val="24"/>
          <w:szCs w:val="24"/>
          <w:highlight w:val="white"/>
          <w:lang w:val="en-GB"/>
        </w:rPr>
        <w:t xml:space="preserve">Whittaker, R. J., &amp; Fernández-Palacios, J. M. (2007). </w:t>
      </w:r>
      <w:r w:rsidRPr="00D03DBA">
        <w:rPr>
          <w:rFonts w:ascii="Times New Roman" w:eastAsia="Times New Roman" w:hAnsi="Times New Roman" w:cs="Times New Roman"/>
          <w:i/>
          <w:sz w:val="24"/>
          <w:szCs w:val="24"/>
          <w:highlight w:val="white"/>
          <w:lang w:val="en-GB"/>
        </w:rPr>
        <w:t>Island biogeography: ecology, evolution, and conservation</w:t>
      </w:r>
      <w:r w:rsidRPr="00D03DBA">
        <w:rPr>
          <w:rFonts w:ascii="Times New Roman" w:eastAsia="Times New Roman" w:hAnsi="Times New Roman" w:cs="Times New Roman"/>
          <w:sz w:val="24"/>
          <w:szCs w:val="24"/>
          <w:highlight w:val="white"/>
          <w:lang w:val="en-GB"/>
        </w:rPr>
        <w:t xml:space="preserve">. </w:t>
      </w:r>
      <w:r>
        <w:rPr>
          <w:rFonts w:ascii="Times New Roman" w:eastAsia="Times New Roman" w:hAnsi="Times New Roman" w:cs="Times New Roman"/>
          <w:sz w:val="24"/>
          <w:szCs w:val="24"/>
          <w:highlight w:val="white"/>
        </w:rPr>
        <w:t xml:space="preserve">Oxford </w:t>
      </w:r>
      <w:proofErr w:type="spellStart"/>
      <w:r>
        <w:rPr>
          <w:rFonts w:ascii="Times New Roman" w:eastAsia="Times New Roman" w:hAnsi="Times New Roman" w:cs="Times New Roman"/>
          <w:sz w:val="24"/>
          <w:szCs w:val="24"/>
          <w:highlight w:val="white"/>
        </w:rPr>
        <w:t>University</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Press</w:t>
      </w:r>
      <w:proofErr w:type="spellEnd"/>
      <w:r>
        <w:rPr>
          <w:rFonts w:ascii="Times New Roman" w:eastAsia="Times New Roman" w:hAnsi="Times New Roman" w:cs="Times New Roman"/>
          <w:sz w:val="24"/>
          <w:szCs w:val="24"/>
          <w:highlight w:val="white"/>
        </w:rPr>
        <w:t>.</w:t>
      </w:r>
    </w:p>
    <w:p w14:paraId="54FF3E3F" w14:textId="77777777" w:rsidR="00960FEF" w:rsidRDefault="00960FEF">
      <w:pPr>
        <w:rPr>
          <w:rFonts w:ascii="Times New Roman" w:eastAsia="Times New Roman" w:hAnsi="Times New Roman" w:cs="Times New Roman"/>
          <w:color w:val="222222"/>
          <w:sz w:val="24"/>
          <w:szCs w:val="24"/>
          <w:highlight w:val="white"/>
        </w:rPr>
      </w:pPr>
    </w:p>
    <w:p w14:paraId="54FF3E40" w14:textId="77777777" w:rsidR="00960FEF" w:rsidRDefault="00960FEF">
      <w:pPr>
        <w:rPr>
          <w:rFonts w:ascii="Times New Roman" w:eastAsia="Times New Roman" w:hAnsi="Times New Roman" w:cs="Times New Roman"/>
          <w:b/>
          <w:sz w:val="24"/>
          <w:szCs w:val="24"/>
        </w:rPr>
      </w:pPr>
    </w:p>
    <w:p w14:paraId="54FF3E41" w14:textId="77777777" w:rsidR="00960FEF" w:rsidRDefault="00960FEF">
      <w:pPr>
        <w:rPr>
          <w:rFonts w:ascii="Times New Roman" w:eastAsia="Times New Roman" w:hAnsi="Times New Roman" w:cs="Times New Roman"/>
          <w:b/>
          <w:sz w:val="24"/>
          <w:szCs w:val="24"/>
        </w:rPr>
      </w:pPr>
    </w:p>
    <w:p w14:paraId="54FF3E42" w14:textId="77777777" w:rsidR="00960FEF" w:rsidRDefault="00960FEF">
      <w:pPr>
        <w:rPr>
          <w:rFonts w:ascii="Times New Roman" w:eastAsia="Times New Roman" w:hAnsi="Times New Roman" w:cs="Times New Roman"/>
          <w:b/>
          <w:sz w:val="24"/>
          <w:szCs w:val="24"/>
        </w:rPr>
      </w:pPr>
    </w:p>
    <w:p w14:paraId="54FF3E43" w14:textId="77777777" w:rsidR="00960FEF" w:rsidRDefault="00960FEF">
      <w:pPr>
        <w:rPr>
          <w:rFonts w:ascii="Times New Roman" w:eastAsia="Times New Roman" w:hAnsi="Times New Roman" w:cs="Times New Roman"/>
          <w:b/>
          <w:sz w:val="24"/>
          <w:szCs w:val="24"/>
        </w:rPr>
      </w:pPr>
    </w:p>
    <w:p w14:paraId="54FF3E44" w14:textId="77777777" w:rsidR="00960FEF" w:rsidRDefault="00960FEF">
      <w:pPr>
        <w:rPr>
          <w:rFonts w:ascii="Times New Roman" w:eastAsia="Times New Roman" w:hAnsi="Times New Roman" w:cs="Times New Roman"/>
          <w:b/>
          <w:sz w:val="24"/>
          <w:szCs w:val="24"/>
        </w:rPr>
      </w:pPr>
    </w:p>
    <w:p w14:paraId="54FF3E45" w14:textId="77777777" w:rsidR="00960FEF" w:rsidRDefault="00960FEF">
      <w:pPr>
        <w:rPr>
          <w:rFonts w:ascii="Times New Roman" w:eastAsia="Times New Roman" w:hAnsi="Times New Roman" w:cs="Times New Roman"/>
          <w:b/>
          <w:sz w:val="24"/>
          <w:szCs w:val="24"/>
        </w:rPr>
      </w:pPr>
    </w:p>
    <w:p w14:paraId="54FF3E46" w14:textId="77777777" w:rsidR="00960FEF" w:rsidRDefault="00960FEF">
      <w:pPr>
        <w:rPr>
          <w:rFonts w:ascii="Times New Roman" w:eastAsia="Times New Roman" w:hAnsi="Times New Roman" w:cs="Times New Roman"/>
          <w:b/>
          <w:sz w:val="24"/>
          <w:szCs w:val="24"/>
        </w:rPr>
      </w:pPr>
    </w:p>
    <w:p w14:paraId="54FF3E47" w14:textId="77777777" w:rsidR="00960FEF" w:rsidRDefault="00960FEF">
      <w:pPr>
        <w:rPr>
          <w:rFonts w:ascii="Times New Roman" w:eastAsia="Times New Roman" w:hAnsi="Times New Roman" w:cs="Times New Roman"/>
          <w:b/>
          <w:sz w:val="24"/>
          <w:szCs w:val="24"/>
        </w:rPr>
      </w:pPr>
    </w:p>
    <w:p w14:paraId="54FF3E48" w14:textId="77777777" w:rsidR="00960FEF" w:rsidRDefault="00960FEF">
      <w:pPr>
        <w:rPr>
          <w:rFonts w:ascii="Times New Roman" w:eastAsia="Times New Roman" w:hAnsi="Times New Roman" w:cs="Times New Roman"/>
          <w:b/>
          <w:sz w:val="24"/>
          <w:szCs w:val="24"/>
        </w:rPr>
      </w:pPr>
    </w:p>
    <w:p w14:paraId="54FF3E49" w14:textId="77777777" w:rsidR="00960FEF" w:rsidRDefault="00960FEF">
      <w:pPr>
        <w:rPr>
          <w:rFonts w:ascii="Times New Roman" w:eastAsia="Times New Roman" w:hAnsi="Times New Roman" w:cs="Times New Roman"/>
          <w:b/>
          <w:sz w:val="24"/>
          <w:szCs w:val="24"/>
        </w:rPr>
      </w:pPr>
    </w:p>
    <w:p w14:paraId="54FF3E4A" w14:textId="77777777" w:rsidR="00960FEF" w:rsidRDefault="00960FEF">
      <w:pPr>
        <w:rPr>
          <w:rFonts w:ascii="Times New Roman" w:eastAsia="Times New Roman" w:hAnsi="Times New Roman" w:cs="Times New Roman"/>
          <w:b/>
          <w:sz w:val="24"/>
          <w:szCs w:val="24"/>
        </w:rPr>
      </w:pPr>
    </w:p>
    <w:p w14:paraId="54FF3E4B" w14:textId="77777777" w:rsidR="00960FEF" w:rsidRDefault="00960FEF">
      <w:pPr>
        <w:rPr>
          <w:rFonts w:ascii="Times New Roman" w:eastAsia="Times New Roman" w:hAnsi="Times New Roman" w:cs="Times New Roman"/>
          <w:b/>
          <w:sz w:val="24"/>
          <w:szCs w:val="24"/>
        </w:rPr>
      </w:pPr>
    </w:p>
    <w:p w14:paraId="54FF3E4C" w14:textId="77777777" w:rsidR="00960FEF" w:rsidRDefault="00960FEF">
      <w:pPr>
        <w:rPr>
          <w:rFonts w:ascii="Times New Roman" w:eastAsia="Times New Roman" w:hAnsi="Times New Roman" w:cs="Times New Roman"/>
          <w:b/>
          <w:sz w:val="24"/>
          <w:szCs w:val="24"/>
        </w:rPr>
      </w:pPr>
    </w:p>
    <w:p w14:paraId="54FF3E4D" w14:textId="77777777" w:rsidR="00960FEF" w:rsidRDefault="00960FEF">
      <w:pPr>
        <w:rPr>
          <w:rFonts w:ascii="Times New Roman" w:eastAsia="Times New Roman" w:hAnsi="Times New Roman" w:cs="Times New Roman"/>
          <w:b/>
          <w:sz w:val="24"/>
          <w:szCs w:val="24"/>
        </w:rPr>
      </w:pPr>
    </w:p>
    <w:p w14:paraId="54FF3E4E" w14:textId="77777777" w:rsidR="00960FEF" w:rsidRDefault="00960FEF">
      <w:pPr>
        <w:rPr>
          <w:rFonts w:ascii="Times New Roman" w:eastAsia="Times New Roman" w:hAnsi="Times New Roman" w:cs="Times New Roman"/>
          <w:b/>
          <w:sz w:val="24"/>
          <w:szCs w:val="24"/>
        </w:rPr>
      </w:pPr>
    </w:p>
    <w:p w14:paraId="54FF3E4F" w14:textId="77777777" w:rsidR="00960FEF" w:rsidRDefault="00960FEF">
      <w:pPr>
        <w:rPr>
          <w:rFonts w:ascii="Times New Roman" w:eastAsia="Times New Roman" w:hAnsi="Times New Roman" w:cs="Times New Roman"/>
          <w:b/>
          <w:sz w:val="24"/>
          <w:szCs w:val="24"/>
        </w:rPr>
      </w:pPr>
    </w:p>
    <w:p w14:paraId="54FF3E50" w14:textId="77777777" w:rsidR="00960FEF" w:rsidRDefault="00960FEF">
      <w:pPr>
        <w:rPr>
          <w:rFonts w:ascii="Times New Roman" w:eastAsia="Times New Roman" w:hAnsi="Times New Roman" w:cs="Times New Roman"/>
          <w:b/>
          <w:sz w:val="24"/>
          <w:szCs w:val="24"/>
        </w:rPr>
      </w:pPr>
    </w:p>
    <w:p w14:paraId="54FF3E51" w14:textId="77777777" w:rsidR="00960FEF" w:rsidRDefault="00960FEF">
      <w:pPr>
        <w:rPr>
          <w:rFonts w:ascii="Times New Roman" w:eastAsia="Times New Roman" w:hAnsi="Times New Roman" w:cs="Times New Roman"/>
          <w:b/>
          <w:sz w:val="24"/>
          <w:szCs w:val="24"/>
        </w:rPr>
      </w:pPr>
    </w:p>
    <w:p w14:paraId="54FF3E52" w14:textId="77777777" w:rsidR="00960FEF" w:rsidRDefault="00960FEF">
      <w:pPr>
        <w:rPr>
          <w:rFonts w:ascii="Times New Roman" w:eastAsia="Times New Roman" w:hAnsi="Times New Roman" w:cs="Times New Roman"/>
          <w:b/>
          <w:sz w:val="24"/>
          <w:szCs w:val="24"/>
        </w:rPr>
      </w:pPr>
    </w:p>
    <w:p w14:paraId="54FF3E53" w14:textId="77777777" w:rsidR="00960FEF" w:rsidRDefault="00960FEF">
      <w:pPr>
        <w:rPr>
          <w:rFonts w:ascii="Times New Roman" w:eastAsia="Times New Roman" w:hAnsi="Times New Roman" w:cs="Times New Roman"/>
          <w:b/>
          <w:sz w:val="24"/>
          <w:szCs w:val="24"/>
        </w:rPr>
      </w:pPr>
    </w:p>
    <w:p w14:paraId="54FF3E54" w14:textId="77777777" w:rsidR="00960FEF" w:rsidRDefault="00960FEF">
      <w:pPr>
        <w:rPr>
          <w:rFonts w:ascii="Times New Roman" w:eastAsia="Times New Roman" w:hAnsi="Times New Roman" w:cs="Times New Roman"/>
          <w:b/>
          <w:sz w:val="24"/>
          <w:szCs w:val="24"/>
        </w:rPr>
      </w:pPr>
    </w:p>
    <w:p w14:paraId="54FF3E55" w14:textId="77777777" w:rsidR="00960FEF" w:rsidRDefault="00960FEF">
      <w:pPr>
        <w:rPr>
          <w:rFonts w:ascii="Times New Roman" w:eastAsia="Times New Roman" w:hAnsi="Times New Roman" w:cs="Times New Roman"/>
          <w:b/>
          <w:sz w:val="24"/>
          <w:szCs w:val="24"/>
        </w:rPr>
      </w:pPr>
    </w:p>
    <w:p w14:paraId="54FF3E56" w14:textId="77777777" w:rsidR="00960FEF" w:rsidRDefault="00960FEF">
      <w:pPr>
        <w:rPr>
          <w:rFonts w:ascii="Times New Roman" w:eastAsia="Times New Roman" w:hAnsi="Times New Roman" w:cs="Times New Roman"/>
          <w:b/>
          <w:sz w:val="24"/>
          <w:szCs w:val="24"/>
        </w:rPr>
      </w:pPr>
    </w:p>
    <w:p w14:paraId="54FF3E57" w14:textId="77777777" w:rsidR="00960FEF" w:rsidRDefault="00960FEF">
      <w:pPr>
        <w:rPr>
          <w:rFonts w:ascii="Times New Roman" w:eastAsia="Times New Roman" w:hAnsi="Times New Roman" w:cs="Times New Roman"/>
          <w:b/>
          <w:sz w:val="24"/>
          <w:szCs w:val="24"/>
        </w:rPr>
      </w:pPr>
    </w:p>
    <w:p w14:paraId="54FF3E58" w14:textId="77777777" w:rsidR="00960FEF" w:rsidRDefault="00960FEF">
      <w:pPr>
        <w:rPr>
          <w:rFonts w:ascii="Times New Roman" w:eastAsia="Times New Roman" w:hAnsi="Times New Roman" w:cs="Times New Roman"/>
          <w:b/>
          <w:sz w:val="24"/>
          <w:szCs w:val="24"/>
        </w:rPr>
      </w:pPr>
    </w:p>
    <w:p w14:paraId="54FF3E59" w14:textId="77777777" w:rsidR="00960FEF" w:rsidRDefault="00960FEF">
      <w:pPr>
        <w:rPr>
          <w:rFonts w:ascii="Times New Roman" w:eastAsia="Times New Roman" w:hAnsi="Times New Roman" w:cs="Times New Roman"/>
          <w:b/>
          <w:sz w:val="24"/>
          <w:szCs w:val="24"/>
        </w:rPr>
      </w:pPr>
    </w:p>
    <w:p w14:paraId="54FF3E5A" w14:textId="77777777" w:rsidR="00960FEF" w:rsidRDefault="00960FEF">
      <w:pPr>
        <w:rPr>
          <w:rFonts w:ascii="Times New Roman" w:eastAsia="Times New Roman" w:hAnsi="Times New Roman" w:cs="Times New Roman"/>
          <w:b/>
          <w:sz w:val="24"/>
          <w:szCs w:val="24"/>
        </w:rPr>
      </w:pPr>
    </w:p>
    <w:p w14:paraId="54FF3E5B" w14:textId="77777777" w:rsidR="00960FEF" w:rsidRDefault="00960FEF">
      <w:pPr>
        <w:rPr>
          <w:rFonts w:ascii="Times New Roman" w:eastAsia="Times New Roman" w:hAnsi="Times New Roman" w:cs="Times New Roman"/>
          <w:b/>
          <w:sz w:val="24"/>
          <w:szCs w:val="24"/>
        </w:rPr>
      </w:pPr>
    </w:p>
    <w:p w14:paraId="54FF3E5C" w14:textId="77777777" w:rsidR="00960FEF" w:rsidRDefault="00960FEF">
      <w:pPr>
        <w:rPr>
          <w:rFonts w:ascii="Times New Roman" w:eastAsia="Times New Roman" w:hAnsi="Times New Roman" w:cs="Times New Roman"/>
          <w:b/>
          <w:sz w:val="24"/>
          <w:szCs w:val="24"/>
        </w:rPr>
      </w:pPr>
    </w:p>
    <w:p w14:paraId="54FF3E5D" w14:textId="77777777" w:rsidR="00960FEF" w:rsidRDefault="00960FEF">
      <w:pPr>
        <w:rPr>
          <w:rFonts w:ascii="Times New Roman" w:eastAsia="Times New Roman" w:hAnsi="Times New Roman" w:cs="Times New Roman"/>
          <w:b/>
          <w:sz w:val="24"/>
          <w:szCs w:val="24"/>
        </w:rPr>
      </w:pPr>
    </w:p>
    <w:p w14:paraId="54FF3E5E" w14:textId="77777777" w:rsidR="00960FEF" w:rsidRDefault="00960FEF">
      <w:pPr>
        <w:rPr>
          <w:rFonts w:ascii="Times New Roman" w:eastAsia="Times New Roman" w:hAnsi="Times New Roman" w:cs="Times New Roman"/>
          <w:b/>
          <w:sz w:val="24"/>
          <w:szCs w:val="24"/>
        </w:rPr>
      </w:pPr>
    </w:p>
    <w:p w14:paraId="54FF3E5F" w14:textId="77777777" w:rsidR="00960FEF" w:rsidRDefault="00960FEF">
      <w:pPr>
        <w:rPr>
          <w:rFonts w:ascii="Times New Roman" w:eastAsia="Times New Roman" w:hAnsi="Times New Roman" w:cs="Times New Roman"/>
          <w:b/>
          <w:sz w:val="24"/>
          <w:szCs w:val="24"/>
        </w:rPr>
      </w:pPr>
    </w:p>
    <w:p w14:paraId="54FF3E60" w14:textId="77777777" w:rsidR="00960FEF" w:rsidRDefault="00960FEF">
      <w:pPr>
        <w:rPr>
          <w:rFonts w:ascii="Times New Roman" w:eastAsia="Times New Roman" w:hAnsi="Times New Roman" w:cs="Times New Roman"/>
          <w:b/>
          <w:sz w:val="24"/>
          <w:szCs w:val="24"/>
        </w:rPr>
      </w:pPr>
    </w:p>
    <w:p w14:paraId="54FF3E61" w14:textId="77777777" w:rsidR="00960FEF" w:rsidRDefault="00960FEF">
      <w:pPr>
        <w:rPr>
          <w:rFonts w:ascii="Times New Roman" w:eastAsia="Times New Roman" w:hAnsi="Times New Roman" w:cs="Times New Roman"/>
          <w:b/>
          <w:sz w:val="24"/>
          <w:szCs w:val="24"/>
        </w:rPr>
      </w:pPr>
    </w:p>
    <w:p w14:paraId="54FF3E62" w14:textId="77777777" w:rsidR="00960FEF" w:rsidRDefault="00960FEF">
      <w:pPr>
        <w:rPr>
          <w:rFonts w:ascii="Times New Roman" w:eastAsia="Times New Roman" w:hAnsi="Times New Roman" w:cs="Times New Roman"/>
          <w:b/>
          <w:sz w:val="24"/>
          <w:szCs w:val="24"/>
        </w:rPr>
      </w:pPr>
    </w:p>
    <w:p w14:paraId="54FF3E63" w14:textId="77777777" w:rsidR="00960FEF" w:rsidRDefault="00960FEF">
      <w:pPr>
        <w:rPr>
          <w:rFonts w:ascii="Times New Roman" w:eastAsia="Times New Roman" w:hAnsi="Times New Roman" w:cs="Times New Roman"/>
          <w:b/>
          <w:sz w:val="24"/>
          <w:szCs w:val="24"/>
        </w:rPr>
      </w:pPr>
    </w:p>
    <w:p w14:paraId="54FF3E64" w14:textId="77777777" w:rsidR="00960FEF" w:rsidRDefault="00960FEF">
      <w:pPr>
        <w:rPr>
          <w:rFonts w:ascii="Times New Roman" w:eastAsia="Times New Roman" w:hAnsi="Times New Roman" w:cs="Times New Roman"/>
          <w:b/>
          <w:sz w:val="24"/>
          <w:szCs w:val="24"/>
        </w:rPr>
      </w:pPr>
    </w:p>
    <w:p w14:paraId="54FF3E65" w14:textId="77777777" w:rsidR="00960FEF" w:rsidRDefault="00960FEF">
      <w:pPr>
        <w:rPr>
          <w:rFonts w:ascii="Times New Roman" w:eastAsia="Times New Roman" w:hAnsi="Times New Roman" w:cs="Times New Roman"/>
          <w:b/>
          <w:sz w:val="24"/>
          <w:szCs w:val="24"/>
        </w:rPr>
      </w:pPr>
    </w:p>
    <w:p w14:paraId="54FF3E66" w14:textId="77777777" w:rsidR="00960FEF" w:rsidRDefault="00C5483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Figures</w:t>
      </w:r>
    </w:p>
    <w:p w14:paraId="54FF3E67" w14:textId="77777777" w:rsidR="00960FEF" w:rsidRDefault="00960FEF">
      <w:pPr>
        <w:rPr>
          <w:rFonts w:ascii="Times New Roman" w:eastAsia="Times New Roman" w:hAnsi="Times New Roman" w:cs="Times New Roman"/>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60FEF" w14:paraId="54FF3E69"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54FF3E68" w14:textId="77777777" w:rsidR="00960FEF" w:rsidRDefault="00C54839">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54FF3F69" wp14:editId="54FF3F6A">
                  <wp:extent cx="4595988" cy="6884826"/>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595988" cy="6884826"/>
                          </a:xfrm>
                          <a:prstGeom prst="rect">
                            <a:avLst/>
                          </a:prstGeom>
                          <a:ln/>
                        </pic:spPr>
                      </pic:pic>
                    </a:graphicData>
                  </a:graphic>
                </wp:inline>
              </w:drawing>
            </w:r>
          </w:p>
        </w:tc>
      </w:tr>
      <w:tr w:rsidR="00960FEF" w:rsidRPr="00FE0235" w14:paraId="54FF3E6B"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54FF3E6A" w14:textId="77777777" w:rsidR="00960FEF" w:rsidRPr="00D03DBA" w:rsidRDefault="00C54839">
            <w:pPr>
              <w:widowControl w:val="0"/>
              <w:spacing w:line="240" w:lineRule="auto"/>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b/>
                <w:sz w:val="24"/>
                <w:szCs w:val="24"/>
                <w:lang w:val="en-GB"/>
              </w:rPr>
              <w:t>Figure 1.</w:t>
            </w:r>
            <w:r w:rsidRPr="00D03DBA">
              <w:rPr>
                <w:rFonts w:ascii="Times New Roman" w:eastAsia="Times New Roman" w:hAnsi="Times New Roman" w:cs="Times New Roman"/>
                <w:sz w:val="24"/>
                <w:szCs w:val="24"/>
                <w:lang w:val="en-GB"/>
              </w:rPr>
              <w:t xml:space="preserve"> </w:t>
            </w:r>
            <w:r w:rsidRPr="00D03DBA">
              <w:rPr>
                <w:rFonts w:ascii="Times New Roman" w:eastAsia="Times New Roman" w:hAnsi="Times New Roman" w:cs="Times New Roman"/>
                <w:b/>
                <w:sz w:val="24"/>
                <w:szCs w:val="24"/>
                <w:lang w:val="en-GB"/>
              </w:rPr>
              <w:t>Network representation of ocean current connectivity in each archipelago and the percent of littoral species in each island.</w:t>
            </w:r>
            <w:r w:rsidRPr="00D03DBA">
              <w:rPr>
                <w:rFonts w:ascii="Times New Roman" w:eastAsia="Times New Roman" w:hAnsi="Times New Roman" w:cs="Times New Roman"/>
                <w:sz w:val="24"/>
                <w:szCs w:val="24"/>
                <w:lang w:val="en-GB"/>
              </w:rPr>
              <w:t xml:space="preserve"> (A) Galapagos, (B) Canaries, and (C) Azores. </w:t>
            </w:r>
            <w:r w:rsidRPr="00D03DBA">
              <w:rPr>
                <w:rFonts w:ascii="Times New Roman" w:eastAsia="Times New Roman" w:hAnsi="Times New Roman" w:cs="Times New Roman"/>
                <w:sz w:val="24"/>
                <w:szCs w:val="24"/>
                <w:lang w:val="en-GB"/>
              </w:rPr>
              <w:lastRenderedPageBreak/>
              <w:t>Edge width and transparency corresponds to the connectivity weights (</w:t>
            </w:r>
            <m:oMath>
              <m:r>
                <w:rPr>
                  <w:rFonts w:ascii="Times New Roman" w:eastAsia="Times New Roman" w:hAnsi="Times New Roman" w:cs="Times New Roman"/>
                  <w:sz w:val="24"/>
                  <w:szCs w:val="24"/>
                </w:rPr>
                <m:t>connectivity</m:t>
              </m:r>
              <m:r>
                <w:rPr>
                  <w:rFonts w:ascii="Times New Roman" w:eastAsia="Times New Roman" w:hAnsi="Times New Roman" w:cs="Times New Roman"/>
                  <w:sz w:val="24"/>
                  <w:szCs w:val="24"/>
                  <w:lang w:val="en-GB"/>
                </w:rPr>
                <m:t xml:space="preserve"> =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distance</m:t>
                  </m:r>
                </m:e>
                <m:sup>
                  <m:r>
                    <w:rPr>
                      <w:rFonts w:ascii="Times New Roman" w:eastAsia="Times New Roman" w:hAnsi="Times New Roman" w:cs="Times New Roman"/>
                      <w:sz w:val="24"/>
                      <w:szCs w:val="24"/>
                      <w:lang w:val="en-GB"/>
                    </w:rPr>
                    <m:t>-1</m:t>
                  </m:r>
                </m:sup>
              </m:sSup>
              <m:r>
                <w:rPr>
                  <w:rFonts w:ascii="Times New Roman" w:eastAsia="Times New Roman" w:hAnsi="Times New Roman" w:cs="Times New Roman"/>
                  <w:sz w:val="24"/>
                  <w:szCs w:val="24"/>
                  <w:lang w:val="en-GB"/>
                </w:rPr>
                <m:t>)</m:t>
              </m:r>
            </m:oMath>
            <w:r w:rsidRPr="00D03DBA">
              <w:rPr>
                <w:rFonts w:ascii="Times New Roman" w:eastAsia="Times New Roman" w:hAnsi="Times New Roman" w:cs="Times New Roman"/>
                <w:sz w:val="24"/>
                <w:szCs w:val="24"/>
                <w:lang w:val="en-GB"/>
              </w:rPr>
              <w:t xml:space="preserve"> between island pairs. These are log transformed for  Canaries and square root transformed for Azores to facilitate readability. </w:t>
            </w:r>
          </w:p>
        </w:tc>
      </w:tr>
    </w:tbl>
    <w:p w14:paraId="54FF3E6C" w14:textId="77777777" w:rsidR="00960FEF" w:rsidRPr="00D03DBA" w:rsidRDefault="00960FEF">
      <w:pPr>
        <w:rPr>
          <w:rFonts w:ascii="Times New Roman" w:eastAsia="Times New Roman" w:hAnsi="Times New Roman" w:cs="Times New Roman"/>
          <w:sz w:val="24"/>
          <w:szCs w:val="24"/>
          <w:lang w:val="en-GB"/>
        </w:rPr>
      </w:pPr>
    </w:p>
    <w:p w14:paraId="54FF3E6D" w14:textId="77777777" w:rsidR="00960FEF" w:rsidRPr="00D03DBA" w:rsidRDefault="00960FEF">
      <w:pPr>
        <w:rPr>
          <w:rFonts w:ascii="Times New Roman" w:eastAsia="Times New Roman" w:hAnsi="Times New Roman" w:cs="Times New Roman"/>
          <w:sz w:val="24"/>
          <w:szCs w:val="24"/>
          <w:lang w:val="en-GB"/>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60FEF" w14:paraId="54FF3E6F"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54FF3E6E" w14:textId="77777777" w:rsidR="00960FEF" w:rsidRDefault="00C5483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54FF3F6B" wp14:editId="54FF3F6C">
                  <wp:extent cx="5591175" cy="5588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591175" cy="5588000"/>
                          </a:xfrm>
                          <a:prstGeom prst="rect">
                            <a:avLst/>
                          </a:prstGeom>
                          <a:ln/>
                        </pic:spPr>
                      </pic:pic>
                    </a:graphicData>
                  </a:graphic>
                </wp:inline>
              </w:drawing>
            </w:r>
          </w:p>
        </w:tc>
      </w:tr>
      <w:tr w:rsidR="00960FEF" w:rsidRPr="00FE0235" w14:paraId="54FF3E71"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54FF3E70" w14:textId="77777777" w:rsidR="00960FEF" w:rsidRPr="00D03DBA" w:rsidRDefault="00C54839">
            <w:pPr>
              <w:widowControl w:val="0"/>
              <w:spacing w:line="240" w:lineRule="auto"/>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b/>
                <w:sz w:val="24"/>
                <w:szCs w:val="24"/>
                <w:lang w:val="en-GB"/>
              </w:rPr>
              <w:t xml:space="preserve">Figure 2. Procrustes correlations between structures of connectivity networks within archipelagos. </w:t>
            </w:r>
            <w:r w:rsidRPr="00D03DBA">
              <w:rPr>
                <w:rFonts w:ascii="Times New Roman" w:eastAsia="Times New Roman" w:hAnsi="Times New Roman" w:cs="Times New Roman"/>
                <w:sz w:val="24"/>
                <w:szCs w:val="24"/>
                <w:lang w:val="en-GB"/>
              </w:rPr>
              <w:t xml:space="preserve">(A)  Procrustes correlations between island connectivity by floristic composition (Bray-Curtis DI) and by ocean currents and island factors. (B) Procrustes correlations between island connectivity by ocean currents and island factors. Black asterisks indicate the level of statistical significance. The solid point indicates marginally significant (p = 0.055 in this </w:t>
            </w:r>
            <w:commentRangeStart w:id="176"/>
            <w:r w:rsidRPr="00D03DBA">
              <w:rPr>
                <w:rFonts w:ascii="Times New Roman" w:eastAsia="Times New Roman" w:hAnsi="Times New Roman" w:cs="Times New Roman"/>
                <w:sz w:val="24"/>
                <w:szCs w:val="24"/>
                <w:lang w:val="en-GB"/>
              </w:rPr>
              <w:t>case</w:t>
            </w:r>
            <w:commentRangeEnd w:id="176"/>
            <w:r w:rsidR="003559CC">
              <w:rPr>
                <w:rStyle w:val="Refdecomentario"/>
              </w:rPr>
              <w:commentReference w:id="176"/>
            </w:r>
            <w:r w:rsidRPr="00D03DBA">
              <w:rPr>
                <w:rFonts w:ascii="Times New Roman" w:eastAsia="Times New Roman" w:hAnsi="Times New Roman" w:cs="Times New Roman"/>
                <w:sz w:val="24"/>
                <w:szCs w:val="24"/>
                <w:lang w:val="en-GB"/>
              </w:rPr>
              <w:t>).</w:t>
            </w:r>
          </w:p>
        </w:tc>
      </w:tr>
    </w:tbl>
    <w:p w14:paraId="54FF3E72" w14:textId="77777777" w:rsidR="00960FEF" w:rsidRPr="00D03DBA" w:rsidRDefault="00960FEF">
      <w:pPr>
        <w:rPr>
          <w:rFonts w:ascii="Times New Roman" w:eastAsia="Times New Roman" w:hAnsi="Times New Roman" w:cs="Times New Roman"/>
          <w:sz w:val="24"/>
          <w:szCs w:val="24"/>
          <w:lang w:val="en-GB"/>
        </w:rPr>
      </w:pPr>
    </w:p>
    <w:p w14:paraId="54FF3E73" w14:textId="77777777" w:rsidR="00960FEF" w:rsidRPr="00D03DBA" w:rsidRDefault="00960FEF">
      <w:pPr>
        <w:rPr>
          <w:rFonts w:ascii="Times New Roman" w:eastAsia="Times New Roman" w:hAnsi="Times New Roman" w:cs="Times New Roman"/>
          <w:sz w:val="24"/>
          <w:szCs w:val="24"/>
          <w:lang w:val="en-GB"/>
        </w:rPr>
      </w:pPr>
    </w:p>
    <w:p w14:paraId="54FF3E74" w14:textId="77777777" w:rsidR="00960FEF" w:rsidRPr="00D03DBA" w:rsidRDefault="00960FEF">
      <w:pPr>
        <w:rPr>
          <w:rFonts w:ascii="Times New Roman" w:eastAsia="Times New Roman" w:hAnsi="Times New Roman" w:cs="Times New Roman"/>
          <w:sz w:val="24"/>
          <w:szCs w:val="24"/>
          <w:lang w:val="en-GB"/>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60FEF" w14:paraId="54FF3E76"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54FF3E75" w14:textId="77777777" w:rsidR="00960FEF" w:rsidRDefault="00C54839">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54FF3F6D" wp14:editId="54FF3F6E">
                  <wp:extent cx="4286250" cy="35631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86250" cy="3563163"/>
                          </a:xfrm>
                          <a:prstGeom prst="rect">
                            <a:avLst/>
                          </a:prstGeom>
                          <a:ln/>
                        </pic:spPr>
                      </pic:pic>
                    </a:graphicData>
                  </a:graphic>
                </wp:inline>
              </w:drawing>
            </w:r>
          </w:p>
        </w:tc>
      </w:tr>
      <w:tr w:rsidR="00960FEF" w:rsidRPr="00FE0235" w14:paraId="54FF3E78"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54FF3E77" w14:textId="77777777" w:rsidR="00960FEF" w:rsidRPr="00D03DBA" w:rsidRDefault="00C5483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b/>
                <w:sz w:val="24"/>
                <w:szCs w:val="24"/>
                <w:lang w:val="en-GB"/>
              </w:rPr>
              <w:t>Figure 3.</w:t>
            </w:r>
            <w:r w:rsidRPr="00D03DBA">
              <w:rPr>
                <w:rFonts w:ascii="Times New Roman" w:eastAsia="Times New Roman" w:hAnsi="Times New Roman" w:cs="Times New Roman"/>
                <w:sz w:val="24"/>
                <w:szCs w:val="24"/>
                <w:lang w:val="en-GB"/>
              </w:rPr>
              <w:t xml:space="preserve"> </w:t>
            </w:r>
            <w:r w:rsidRPr="00D03DBA">
              <w:rPr>
                <w:rFonts w:ascii="Times New Roman" w:eastAsia="Times New Roman" w:hAnsi="Times New Roman" w:cs="Times New Roman"/>
                <w:b/>
                <w:sz w:val="24"/>
                <w:szCs w:val="24"/>
                <w:lang w:val="en-GB"/>
              </w:rPr>
              <w:t xml:space="preserve">Pearson correlation between island centrality measures for the ocean current connectivity network in each archipelago. </w:t>
            </w:r>
            <w:r w:rsidRPr="00D03DBA">
              <w:rPr>
                <w:rFonts w:ascii="Times New Roman" w:eastAsia="Times New Roman" w:hAnsi="Times New Roman" w:cs="Times New Roman"/>
                <w:sz w:val="24"/>
                <w:szCs w:val="24"/>
                <w:lang w:val="en-GB"/>
              </w:rPr>
              <w:t>In and Out-degree are calculated from connectivity weights (</w:t>
            </w:r>
            <m:oMath>
              <m:r>
                <w:rPr>
                  <w:rFonts w:ascii="Times New Roman" w:eastAsia="Times New Roman" w:hAnsi="Times New Roman" w:cs="Times New Roman"/>
                  <w:sz w:val="24"/>
                  <w:szCs w:val="24"/>
                </w:rPr>
                <m:t>connectivity</m:t>
              </m:r>
              <m:r>
                <w:rPr>
                  <w:rFonts w:ascii="Times New Roman" w:eastAsia="Times New Roman" w:hAnsi="Times New Roman" w:cs="Times New Roman"/>
                  <w:sz w:val="24"/>
                  <w:szCs w:val="24"/>
                  <w:lang w:val="en-GB"/>
                </w:rPr>
                <m:t xml:space="preserve"> =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distance</m:t>
                  </m:r>
                </m:e>
                <m:sup>
                  <m:r>
                    <w:rPr>
                      <w:rFonts w:ascii="Times New Roman" w:eastAsia="Times New Roman" w:hAnsi="Times New Roman" w:cs="Times New Roman"/>
                      <w:sz w:val="24"/>
                      <w:szCs w:val="24"/>
                      <w:lang w:val="en-GB"/>
                    </w:rPr>
                    <m:t>-1</m:t>
                  </m:r>
                </m:sup>
              </m:sSup>
              <m:r>
                <w:rPr>
                  <w:rFonts w:ascii="Times New Roman" w:eastAsia="Times New Roman" w:hAnsi="Times New Roman" w:cs="Times New Roman"/>
                  <w:sz w:val="24"/>
                  <w:szCs w:val="24"/>
                  <w:lang w:val="en-GB"/>
                </w:rPr>
                <m:t>)</m:t>
              </m:r>
            </m:oMath>
            <w:r w:rsidRPr="00D03DBA">
              <w:rPr>
                <w:rFonts w:ascii="Times New Roman" w:eastAsia="Times New Roman" w:hAnsi="Times New Roman" w:cs="Times New Roman"/>
                <w:sz w:val="24"/>
                <w:szCs w:val="24"/>
                <w:lang w:val="en-GB"/>
              </w:rPr>
              <w:t xml:space="preserve"> and approximate the role of islands as sinks or sources of currents. Closeness and Betweenness are calculated on the direct weights (distances) and approximate the role of islands as being more accessible and acting as hubs or bridges in the currents network, respectively.</w:t>
            </w:r>
          </w:p>
        </w:tc>
      </w:tr>
      <w:tr w:rsidR="00960FEF" w:rsidRPr="00FE0235" w14:paraId="54FF3E7A"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54FF3E79" w14:textId="77777777" w:rsidR="00960FEF" w:rsidRPr="00D03DBA" w:rsidRDefault="00960FEF">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GB"/>
              </w:rPr>
            </w:pPr>
          </w:p>
        </w:tc>
      </w:tr>
    </w:tbl>
    <w:p w14:paraId="54FF3E7B" w14:textId="77777777" w:rsidR="00960FEF" w:rsidRPr="00D03DBA" w:rsidRDefault="00960FEF">
      <w:pPr>
        <w:rPr>
          <w:rFonts w:ascii="Times New Roman" w:eastAsia="Times New Roman" w:hAnsi="Times New Roman" w:cs="Times New Roman"/>
          <w:sz w:val="24"/>
          <w:szCs w:val="24"/>
          <w:lang w:val="en-GB"/>
        </w:rPr>
      </w:pPr>
    </w:p>
    <w:tbl>
      <w:tblPr>
        <w:tblStyle w:val="a2"/>
        <w:tblW w:w="10545"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45"/>
      </w:tblGrid>
      <w:tr w:rsidR="00960FEF" w14:paraId="54FF3E7D" w14:textId="77777777">
        <w:tc>
          <w:tcPr>
            <w:tcW w:w="10545" w:type="dxa"/>
            <w:tcBorders>
              <w:top w:val="nil"/>
              <w:left w:val="nil"/>
              <w:bottom w:val="nil"/>
              <w:right w:val="nil"/>
            </w:tcBorders>
            <w:shd w:val="clear" w:color="auto" w:fill="auto"/>
            <w:tcMar>
              <w:top w:w="100" w:type="dxa"/>
              <w:left w:w="100" w:type="dxa"/>
              <w:bottom w:w="100" w:type="dxa"/>
              <w:right w:w="100" w:type="dxa"/>
            </w:tcMar>
          </w:tcPr>
          <w:p w14:paraId="54FF3E7C" w14:textId="77777777" w:rsidR="00960FEF" w:rsidRDefault="00C54839">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54FF3F6F" wp14:editId="54FF3F70">
                  <wp:extent cx="6053138" cy="671128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053138" cy="6711289"/>
                          </a:xfrm>
                          <a:prstGeom prst="rect">
                            <a:avLst/>
                          </a:prstGeom>
                          <a:ln/>
                        </pic:spPr>
                      </pic:pic>
                    </a:graphicData>
                  </a:graphic>
                </wp:inline>
              </w:drawing>
            </w:r>
          </w:p>
        </w:tc>
      </w:tr>
      <w:tr w:rsidR="00960FEF" w14:paraId="54FF3E7F" w14:textId="77777777">
        <w:tc>
          <w:tcPr>
            <w:tcW w:w="10545" w:type="dxa"/>
            <w:tcBorders>
              <w:top w:val="nil"/>
              <w:left w:val="nil"/>
              <w:bottom w:val="nil"/>
              <w:right w:val="nil"/>
            </w:tcBorders>
            <w:shd w:val="clear" w:color="auto" w:fill="auto"/>
            <w:tcMar>
              <w:top w:w="100" w:type="dxa"/>
              <w:left w:w="100" w:type="dxa"/>
              <w:bottom w:w="100" w:type="dxa"/>
              <w:right w:w="100" w:type="dxa"/>
            </w:tcMar>
          </w:tcPr>
          <w:p w14:paraId="54FF3E7E" w14:textId="77777777" w:rsidR="00960FEF" w:rsidRDefault="00C54839">
            <w:pPr>
              <w:widowControl w:val="0"/>
              <w:spacing w:line="240" w:lineRule="auto"/>
              <w:jc w:val="both"/>
              <w:rPr>
                <w:rFonts w:ascii="Times New Roman" w:eastAsia="Times New Roman" w:hAnsi="Times New Roman" w:cs="Times New Roman"/>
                <w:sz w:val="24"/>
                <w:szCs w:val="24"/>
              </w:rPr>
            </w:pPr>
            <w:r w:rsidRPr="00D03DBA">
              <w:rPr>
                <w:rFonts w:ascii="Times New Roman" w:eastAsia="Times New Roman" w:hAnsi="Times New Roman" w:cs="Times New Roman"/>
                <w:b/>
                <w:sz w:val="24"/>
                <w:szCs w:val="24"/>
                <w:lang w:val="en-GB"/>
              </w:rPr>
              <w:t>Figure 4.  Network representation and island centrality of the ocean current connectivity in each archipelago.</w:t>
            </w:r>
            <w:r w:rsidRPr="00D03DBA">
              <w:rPr>
                <w:rFonts w:ascii="Times New Roman" w:eastAsia="Times New Roman" w:hAnsi="Times New Roman" w:cs="Times New Roman"/>
                <w:sz w:val="24"/>
                <w:szCs w:val="24"/>
                <w:lang w:val="en-GB"/>
              </w:rPr>
              <w:t xml:space="preserve"> </w:t>
            </w:r>
            <w:r w:rsidRPr="00D03DBA">
              <w:rPr>
                <w:rFonts w:ascii="Times New Roman" w:eastAsia="Times New Roman" w:hAnsi="Times New Roman" w:cs="Times New Roman"/>
                <w:sz w:val="24"/>
                <w:szCs w:val="24"/>
                <w:lang w:val="pt-PT"/>
              </w:rPr>
              <w:t xml:space="preserve">(A-B) Galapagos, (C-D) Canaries, and (E-F) Azores. </w:t>
            </w:r>
            <w:r w:rsidRPr="00D03DBA">
              <w:rPr>
                <w:rFonts w:ascii="Times New Roman" w:eastAsia="Times New Roman" w:hAnsi="Times New Roman" w:cs="Times New Roman"/>
                <w:sz w:val="24"/>
                <w:szCs w:val="24"/>
                <w:lang w:val="en-GB"/>
              </w:rPr>
              <w:t>In the network plots (A, C, E), the edge width and transparency corresponds to the connectivity weights (</w:t>
            </w:r>
            <m:oMath>
              <m:r>
                <w:rPr>
                  <w:rFonts w:ascii="Times New Roman" w:eastAsia="Times New Roman" w:hAnsi="Times New Roman" w:cs="Times New Roman"/>
                  <w:sz w:val="24"/>
                  <w:szCs w:val="24"/>
                </w:rPr>
                <m:t>connectivity</m:t>
              </m:r>
              <m:r>
                <w:rPr>
                  <w:rFonts w:ascii="Times New Roman" w:eastAsia="Times New Roman" w:hAnsi="Times New Roman" w:cs="Times New Roman"/>
                  <w:sz w:val="24"/>
                  <w:szCs w:val="24"/>
                  <w:lang w:val="en-GB"/>
                </w:rPr>
                <m:t xml:space="preserve"> =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distance</m:t>
                  </m:r>
                </m:e>
                <m:sup>
                  <m:r>
                    <w:rPr>
                      <w:rFonts w:ascii="Times New Roman" w:eastAsia="Times New Roman" w:hAnsi="Times New Roman" w:cs="Times New Roman"/>
                      <w:sz w:val="24"/>
                      <w:szCs w:val="24"/>
                      <w:lang w:val="en-GB"/>
                    </w:rPr>
                    <m:t>-1</m:t>
                  </m:r>
                </m:sup>
              </m:sSup>
              <m:r>
                <w:rPr>
                  <w:rFonts w:ascii="Times New Roman" w:eastAsia="Times New Roman" w:hAnsi="Times New Roman" w:cs="Times New Roman"/>
                  <w:sz w:val="24"/>
                  <w:szCs w:val="24"/>
                  <w:lang w:val="en-GB"/>
                </w:rPr>
                <m:t>)</m:t>
              </m:r>
            </m:oMath>
            <w:r w:rsidRPr="00D03DBA">
              <w:rPr>
                <w:rFonts w:ascii="Times New Roman" w:eastAsia="Times New Roman" w:hAnsi="Times New Roman" w:cs="Times New Roman"/>
                <w:sz w:val="24"/>
                <w:szCs w:val="24"/>
                <w:lang w:val="en-GB"/>
              </w:rPr>
              <w:t xml:space="preserve"> between island pairs. These are log transformed for  Canaries and square root transformed for Azores to facilitate readability. Panels B, D, and F show the results of a Generalized linear model (GLM) with a beta distribution fitted with the data for all archipelagos together, with the interaction between archipelago and centrality as predictor of the percent of littoral flora. </w:t>
            </w:r>
            <w:commentRangeStart w:id="177"/>
            <w:r w:rsidRPr="00D03DBA">
              <w:rPr>
                <w:rFonts w:ascii="Times New Roman" w:eastAsia="Times New Roman" w:hAnsi="Times New Roman" w:cs="Times New Roman"/>
                <w:sz w:val="24"/>
                <w:szCs w:val="24"/>
                <w:lang w:val="en-GB"/>
              </w:rPr>
              <w:t>Black and red trend lines</w:t>
            </w:r>
            <w:commentRangeEnd w:id="177"/>
            <w:r>
              <w:commentReference w:id="177"/>
            </w:r>
            <w:r w:rsidRPr="00D03DBA">
              <w:rPr>
                <w:rFonts w:ascii="Times New Roman" w:eastAsia="Times New Roman" w:hAnsi="Times New Roman" w:cs="Times New Roman"/>
                <w:sz w:val="24"/>
                <w:szCs w:val="24"/>
                <w:lang w:val="en-GB"/>
              </w:rPr>
              <w:t xml:space="preserve"> indicate absence or presence of significance. </w:t>
            </w:r>
            <w:r>
              <w:rPr>
                <w:rFonts w:ascii="Times New Roman" w:eastAsia="Times New Roman" w:hAnsi="Times New Roman" w:cs="Times New Roman"/>
                <w:sz w:val="24"/>
                <w:szCs w:val="24"/>
              </w:rPr>
              <w:t>In-</w:t>
            </w:r>
            <w:proofErr w:type="spellStart"/>
            <w:r>
              <w:rPr>
                <w:rFonts w:ascii="Times New Roman" w:eastAsia="Times New Roman" w:hAnsi="Times New Roman" w:cs="Times New Roman"/>
                <w:sz w:val="24"/>
                <w:szCs w:val="24"/>
              </w:rPr>
              <w:t>degree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marginally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significant</w:t>
            </w:r>
            <w:proofErr w:type="spellEnd"/>
            <w:r>
              <w:rPr>
                <w:rFonts w:ascii="Times New Roman" w:eastAsia="Times New Roman" w:hAnsi="Times New Roman" w:cs="Times New Roman"/>
                <w:sz w:val="24"/>
                <w:szCs w:val="24"/>
              </w:rPr>
              <w:t>.</w:t>
            </w:r>
          </w:p>
        </w:tc>
      </w:tr>
    </w:tbl>
    <w:p w14:paraId="54FF3E80" w14:textId="77777777" w:rsidR="00960FEF" w:rsidRDefault="00960FEF">
      <w:pPr>
        <w:rPr>
          <w:rFonts w:ascii="Times New Roman" w:eastAsia="Times New Roman" w:hAnsi="Times New Roman" w:cs="Times New Roman"/>
          <w:b/>
          <w:sz w:val="24"/>
          <w:szCs w:val="24"/>
        </w:rPr>
      </w:pPr>
    </w:p>
    <w:p w14:paraId="54FF3E81"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Tables</w:t>
      </w:r>
    </w:p>
    <w:p w14:paraId="54FF3E82" w14:textId="77777777" w:rsidR="00960FEF" w:rsidRDefault="00960FEF">
      <w:pPr>
        <w:rPr>
          <w:rFonts w:ascii="Times New Roman" w:eastAsia="Times New Roman" w:hAnsi="Times New Roman" w:cs="Times New Roman"/>
          <w:sz w:val="24"/>
          <w:szCs w:val="24"/>
        </w:rPr>
      </w:pPr>
    </w:p>
    <w:p w14:paraId="54FF3E83" w14:textId="77777777" w:rsidR="00960FEF" w:rsidRDefault="00960FEF">
      <w:pPr>
        <w:rPr>
          <w:rFonts w:ascii="Times New Roman" w:eastAsia="Times New Roman" w:hAnsi="Times New Roman" w:cs="Times New Roman"/>
          <w:sz w:val="24"/>
          <w:szCs w:val="24"/>
        </w:rPr>
      </w:pPr>
    </w:p>
    <w:tbl>
      <w:tblPr>
        <w:tblStyle w:val="a3"/>
        <w:tblW w:w="7335" w:type="dxa"/>
        <w:tblBorders>
          <w:top w:val="nil"/>
          <w:left w:val="nil"/>
          <w:bottom w:val="nil"/>
          <w:right w:val="nil"/>
          <w:insideH w:val="nil"/>
          <w:insideV w:val="nil"/>
        </w:tblBorders>
        <w:tblLayout w:type="fixed"/>
        <w:tblLook w:val="0600" w:firstRow="0" w:lastRow="0" w:firstColumn="0" w:lastColumn="0" w:noHBand="1" w:noVBand="1"/>
      </w:tblPr>
      <w:tblGrid>
        <w:gridCol w:w="1770"/>
        <w:gridCol w:w="1065"/>
        <w:gridCol w:w="1440"/>
        <w:gridCol w:w="240"/>
        <w:gridCol w:w="1230"/>
        <w:gridCol w:w="1590"/>
      </w:tblGrid>
      <w:tr w:rsidR="00960FEF" w:rsidRPr="00FE0235" w14:paraId="54FF3E85" w14:textId="77777777">
        <w:trPr>
          <w:trHeight w:val="896"/>
        </w:trPr>
        <w:tc>
          <w:tcPr>
            <w:tcW w:w="7335" w:type="dxa"/>
            <w:gridSpan w:val="6"/>
            <w:tcBorders>
              <w:top w:val="nil"/>
              <w:left w:val="nil"/>
              <w:bottom w:val="single" w:sz="4" w:space="0" w:color="000000"/>
              <w:right w:val="nil"/>
            </w:tcBorders>
            <w:tcMar>
              <w:top w:w="100" w:type="dxa"/>
              <w:left w:w="100" w:type="dxa"/>
              <w:bottom w:w="100" w:type="dxa"/>
              <w:right w:w="100" w:type="dxa"/>
            </w:tcMar>
          </w:tcPr>
          <w:p w14:paraId="54FF3E84" w14:textId="77777777" w:rsidR="00960FEF" w:rsidRPr="00D03DBA" w:rsidRDefault="00C54839">
            <w:p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b/>
                <w:sz w:val="24"/>
                <w:szCs w:val="24"/>
                <w:lang w:val="en-GB"/>
              </w:rPr>
              <w:t>Table 1.</w:t>
            </w:r>
            <w:r w:rsidRPr="00D03DBA">
              <w:rPr>
                <w:rFonts w:ascii="Times New Roman" w:eastAsia="Times New Roman" w:hAnsi="Times New Roman" w:cs="Times New Roman"/>
                <w:sz w:val="24"/>
                <w:szCs w:val="24"/>
                <w:lang w:val="en-GB"/>
              </w:rPr>
              <w:t xml:space="preserve"> Summary statistics for the percentage of littoral plants and centrality within the ocean currents network in each archipelago.</w:t>
            </w:r>
          </w:p>
        </w:tc>
      </w:tr>
      <w:tr w:rsidR="00960FEF" w14:paraId="54FF3E8C" w14:textId="77777777">
        <w:trPr>
          <w:trHeight w:val="500"/>
        </w:trPr>
        <w:tc>
          <w:tcPr>
            <w:tcW w:w="1770" w:type="dxa"/>
            <w:tcBorders>
              <w:top w:val="single" w:sz="4" w:space="0" w:color="000000"/>
              <w:left w:val="nil"/>
              <w:bottom w:val="single" w:sz="4" w:space="0" w:color="000000"/>
              <w:right w:val="nil"/>
            </w:tcBorders>
            <w:tcMar>
              <w:top w:w="100" w:type="dxa"/>
              <w:left w:w="100" w:type="dxa"/>
              <w:bottom w:w="100" w:type="dxa"/>
              <w:right w:w="100" w:type="dxa"/>
            </w:tcMar>
          </w:tcPr>
          <w:p w14:paraId="54FF3E86"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Variable</w:t>
            </w:r>
          </w:p>
        </w:tc>
        <w:tc>
          <w:tcPr>
            <w:tcW w:w="1065" w:type="dxa"/>
            <w:tcBorders>
              <w:top w:val="single" w:sz="4" w:space="0" w:color="000000"/>
              <w:left w:val="nil"/>
              <w:bottom w:val="single" w:sz="4" w:space="0" w:color="000000"/>
              <w:right w:val="nil"/>
            </w:tcBorders>
            <w:tcMar>
              <w:top w:w="100" w:type="dxa"/>
              <w:left w:w="100" w:type="dxa"/>
              <w:bottom w:w="100" w:type="dxa"/>
              <w:right w:w="100" w:type="dxa"/>
            </w:tcMar>
          </w:tcPr>
          <w:p w14:paraId="54FF3E87" w14:textId="77777777" w:rsidR="00960FEF" w:rsidRDefault="00C54839">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Statistic</w:t>
            </w:r>
            <w:proofErr w:type="spellEnd"/>
          </w:p>
        </w:tc>
        <w:tc>
          <w:tcPr>
            <w:tcW w:w="1440" w:type="dxa"/>
            <w:tcBorders>
              <w:top w:val="single" w:sz="4" w:space="0" w:color="000000"/>
              <w:left w:val="nil"/>
              <w:bottom w:val="single" w:sz="4" w:space="0" w:color="000000"/>
              <w:right w:val="nil"/>
            </w:tcBorders>
            <w:tcMar>
              <w:top w:w="100" w:type="dxa"/>
              <w:left w:w="100" w:type="dxa"/>
              <w:bottom w:w="100" w:type="dxa"/>
              <w:right w:w="100" w:type="dxa"/>
            </w:tcMar>
          </w:tcPr>
          <w:p w14:paraId="54FF3E88" w14:textId="77777777" w:rsidR="00960FEF" w:rsidRDefault="00C54839">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Galapagos</w:t>
            </w:r>
            <w:proofErr w:type="spellEnd"/>
          </w:p>
        </w:tc>
        <w:tc>
          <w:tcPr>
            <w:tcW w:w="240" w:type="dxa"/>
            <w:tcBorders>
              <w:top w:val="single" w:sz="4" w:space="0" w:color="000000"/>
              <w:left w:val="nil"/>
              <w:bottom w:val="single" w:sz="4" w:space="0" w:color="000000"/>
              <w:right w:val="nil"/>
            </w:tcBorders>
            <w:tcMar>
              <w:top w:w="100" w:type="dxa"/>
              <w:left w:w="100" w:type="dxa"/>
              <w:bottom w:w="100" w:type="dxa"/>
              <w:right w:w="100" w:type="dxa"/>
            </w:tcMar>
          </w:tcPr>
          <w:p w14:paraId="54FF3E89" w14:textId="77777777" w:rsidR="00960FEF" w:rsidRDefault="00960FEF">
            <w:pPr>
              <w:jc w:val="center"/>
              <w:rPr>
                <w:rFonts w:ascii="Times New Roman" w:eastAsia="Times New Roman" w:hAnsi="Times New Roman" w:cs="Times New Roman"/>
                <w:sz w:val="24"/>
                <w:szCs w:val="24"/>
              </w:rPr>
            </w:pPr>
          </w:p>
        </w:tc>
        <w:tc>
          <w:tcPr>
            <w:tcW w:w="1230" w:type="dxa"/>
            <w:tcBorders>
              <w:top w:val="single" w:sz="4" w:space="0" w:color="000000"/>
              <w:left w:val="nil"/>
              <w:bottom w:val="single" w:sz="4" w:space="0" w:color="000000"/>
              <w:right w:val="nil"/>
            </w:tcBorders>
            <w:tcMar>
              <w:top w:w="100" w:type="dxa"/>
              <w:left w:w="100" w:type="dxa"/>
              <w:bottom w:w="100" w:type="dxa"/>
              <w:right w:w="100" w:type="dxa"/>
            </w:tcMar>
          </w:tcPr>
          <w:p w14:paraId="54FF3E8A"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Canaries</w:t>
            </w:r>
          </w:p>
        </w:tc>
        <w:tc>
          <w:tcPr>
            <w:tcW w:w="1590" w:type="dxa"/>
            <w:tcBorders>
              <w:top w:val="single" w:sz="4" w:space="0" w:color="000000"/>
              <w:left w:val="nil"/>
              <w:bottom w:val="single" w:sz="4" w:space="0" w:color="000000"/>
              <w:right w:val="nil"/>
            </w:tcBorders>
            <w:tcMar>
              <w:top w:w="100" w:type="dxa"/>
              <w:left w:w="100" w:type="dxa"/>
              <w:bottom w:w="100" w:type="dxa"/>
              <w:right w:w="100" w:type="dxa"/>
            </w:tcMar>
          </w:tcPr>
          <w:p w14:paraId="54FF3E8B"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Azores</w:t>
            </w:r>
          </w:p>
        </w:tc>
      </w:tr>
      <w:tr w:rsidR="00960FEF" w14:paraId="54FF3E93" w14:textId="77777777">
        <w:trPr>
          <w:trHeight w:val="500"/>
        </w:trPr>
        <w:tc>
          <w:tcPr>
            <w:tcW w:w="1770" w:type="dxa"/>
            <w:tcBorders>
              <w:top w:val="single" w:sz="4" w:space="0" w:color="000000"/>
              <w:left w:val="nil"/>
              <w:bottom w:val="nil"/>
              <w:right w:val="nil"/>
            </w:tcBorders>
            <w:tcMar>
              <w:top w:w="100" w:type="dxa"/>
              <w:left w:w="100" w:type="dxa"/>
              <w:bottom w:w="100" w:type="dxa"/>
              <w:right w:w="100" w:type="dxa"/>
            </w:tcMar>
          </w:tcPr>
          <w:p w14:paraId="54FF3E8D"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littoral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plants</w:t>
            </w:r>
            <w:proofErr w:type="spellEnd"/>
          </w:p>
        </w:tc>
        <w:tc>
          <w:tcPr>
            <w:tcW w:w="1065" w:type="dxa"/>
            <w:tcBorders>
              <w:top w:val="single" w:sz="4" w:space="0" w:color="000000"/>
              <w:left w:val="nil"/>
              <w:bottom w:val="nil"/>
              <w:right w:val="nil"/>
            </w:tcBorders>
            <w:tcMar>
              <w:top w:w="100" w:type="dxa"/>
              <w:left w:w="100" w:type="dxa"/>
              <w:bottom w:w="100" w:type="dxa"/>
              <w:right w:w="100" w:type="dxa"/>
            </w:tcMar>
          </w:tcPr>
          <w:p w14:paraId="54FF3E8E"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440" w:type="dxa"/>
            <w:tcBorders>
              <w:top w:val="single" w:sz="4" w:space="0" w:color="000000"/>
              <w:left w:val="nil"/>
              <w:bottom w:val="nil"/>
              <w:right w:val="nil"/>
            </w:tcBorders>
            <w:tcMar>
              <w:top w:w="100" w:type="dxa"/>
              <w:left w:w="100" w:type="dxa"/>
              <w:bottom w:w="100" w:type="dxa"/>
              <w:right w:w="100" w:type="dxa"/>
            </w:tcMar>
          </w:tcPr>
          <w:p w14:paraId="54FF3E8F"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9.75</w:t>
            </w:r>
          </w:p>
        </w:tc>
        <w:tc>
          <w:tcPr>
            <w:tcW w:w="240" w:type="dxa"/>
            <w:tcBorders>
              <w:top w:val="single" w:sz="4" w:space="0" w:color="000000"/>
              <w:left w:val="nil"/>
              <w:bottom w:val="nil"/>
              <w:right w:val="nil"/>
            </w:tcBorders>
            <w:tcMar>
              <w:top w:w="100" w:type="dxa"/>
              <w:left w:w="100" w:type="dxa"/>
              <w:bottom w:w="100" w:type="dxa"/>
              <w:right w:w="100" w:type="dxa"/>
            </w:tcMar>
          </w:tcPr>
          <w:p w14:paraId="54FF3E90" w14:textId="77777777" w:rsidR="00960FEF" w:rsidRDefault="00960FEF">
            <w:pPr>
              <w:jc w:val="center"/>
              <w:rPr>
                <w:rFonts w:ascii="Times New Roman" w:eastAsia="Times New Roman" w:hAnsi="Times New Roman" w:cs="Times New Roman"/>
                <w:sz w:val="24"/>
                <w:szCs w:val="24"/>
              </w:rPr>
            </w:pPr>
          </w:p>
        </w:tc>
        <w:tc>
          <w:tcPr>
            <w:tcW w:w="1230" w:type="dxa"/>
            <w:tcBorders>
              <w:top w:val="single" w:sz="4" w:space="0" w:color="000000"/>
              <w:left w:val="nil"/>
              <w:bottom w:val="nil"/>
              <w:right w:val="nil"/>
            </w:tcBorders>
            <w:tcMar>
              <w:top w:w="100" w:type="dxa"/>
              <w:left w:w="100" w:type="dxa"/>
              <w:bottom w:w="100" w:type="dxa"/>
              <w:right w:w="100" w:type="dxa"/>
            </w:tcMar>
          </w:tcPr>
          <w:p w14:paraId="54FF3E91"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14.74</w:t>
            </w:r>
          </w:p>
        </w:tc>
        <w:tc>
          <w:tcPr>
            <w:tcW w:w="1590" w:type="dxa"/>
            <w:tcBorders>
              <w:top w:val="single" w:sz="4" w:space="0" w:color="000000"/>
              <w:left w:val="nil"/>
              <w:bottom w:val="nil"/>
              <w:right w:val="nil"/>
            </w:tcBorders>
            <w:tcMar>
              <w:top w:w="100" w:type="dxa"/>
              <w:left w:w="100" w:type="dxa"/>
              <w:bottom w:w="100" w:type="dxa"/>
              <w:right w:w="100" w:type="dxa"/>
            </w:tcMar>
          </w:tcPr>
          <w:p w14:paraId="54FF3E92"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16.51</w:t>
            </w:r>
          </w:p>
        </w:tc>
      </w:tr>
      <w:tr w:rsidR="00960FEF" w14:paraId="54FF3E9A" w14:textId="77777777">
        <w:trPr>
          <w:trHeight w:val="500"/>
        </w:trPr>
        <w:tc>
          <w:tcPr>
            <w:tcW w:w="1770" w:type="dxa"/>
            <w:tcBorders>
              <w:top w:val="nil"/>
              <w:left w:val="nil"/>
              <w:bottom w:val="nil"/>
              <w:right w:val="nil"/>
            </w:tcBorders>
            <w:tcMar>
              <w:top w:w="100" w:type="dxa"/>
              <w:left w:w="100" w:type="dxa"/>
              <w:bottom w:w="100" w:type="dxa"/>
              <w:right w:w="100" w:type="dxa"/>
            </w:tcMar>
          </w:tcPr>
          <w:p w14:paraId="54FF3E94" w14:textId="77777777" w:rsidR="00960FEF" w:rsidRDefault="00960FEF">
            <w:pPr>
              <w:rPr>
                <w:rFonts w:ascii="Times New Roman" w:eastAsia="Times New Roman" w:hAnsi="Times New Roman" w:cs="Times New Roman"/>
                <w:sz w:val="24"/>
                <w:szCs w:val="24"/>
              </w:rPr>
            </w:pPr>
          </w:p>
        </w:tc>
        <w:tc>
          <w:tcPr>
            <w:tcW w:w="1065" w:type="dxa"/>
            <w:tcBorders>
              <w:top w:val="nil"/>
              <w:left w:val="nil"/>
              <w:bottom w:val="nil"/>
              <w:right w:val="nil"/>
            </w:tcBorders>
            <w:tcMar>
              <w:top w:w="100" w:type="dxa"/>
              <w:left w:w="100" w:type="dxa"/>
              <w:bottom w:w="100" w:type="dxa"/>
              <w:right w:w="100" w:type="dxa"/>
            </w:tcMar>
          </w:tcPr>
          <w:p w14:paraId="54FF3E95"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SD</w:t>
            </w:r>
          </w:p>
        </w:tc>
        <w:tc>
          <w:tcPr>
            <w:tcW w:w="1440" w:type="dxa"/>
            <w:tcBorders>
              <w:top w:val="nil"/>
              <w:left w:val="nil"/>
              <w:bottom w:val="nil"/>
              <w:right w:val="nil"/>
            </w:tcBorders>
            <w:tcMar>
              <w:top w:w="100" w:type="dxa"/>
              <w:left w:w="100" w:type="dxa"/>
              <w:bottom w:w="100" w:type="dxa"/>
              <w:right w:w="100" w:type="dxa"/>
            </w:tcMar>
          </w:tcPr>
          <w:p w14:paraId="54FF3E96"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2.51</w:t>
            </w:r>
          </w:p>
        </w:tc>
        <w:tc>
          <w:tcPr>
            <w:tcW w:w="240" w:type="dxa"/>
            <w:tcBorders>
              <w:top w:val="nil"/>
              <w:left w:val="nil"/>
              <w:bottom w:val="nil"/>
              <w:right w:val="nil"/>
            </w:tcBorders>
            <w:tcMar>
              <w:top w:w="100" w:type="dxa"/>
              <w:left w:w="100" w:type="dxa"/>
              <w:bottom w:w="100" w:type="dxa"/>
              <w:right w:w="100" w:type="dxa"/>
            </w:tcMar>
          </w:tcPr>
          <w:p w14:paraId="54FF3E97"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54FF3E98"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6.59</w:t>
            </w:r>
          </w:p>
        </w:tc>
        <w:tc>
          <w:tcPr>
            <w:tcW w:w="1590" w:type="dxa"/>
            <w:tcBorders>
              <w:top w:val="nil"/>
              <w:left w:val="nil"/>
              <w:bottom w:val="nil"/>
              <w:right w:val="nil"/>
            </w:tcBorders>
            <w:tcMar>
              <w:top w:w="100" w:type="dxa"/>
              <w:left w:w="100" w:type="dxa"/>
              <w:bottom w:w="100" w:type="dxa"/>
              <w:right w:w="100" w:type="dxa"/>
            </w:tcMar>
          </w:tcPr>
          <w:p w14:paraId="54FF3E99"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1.49</w:t>
            </w:r>
          </w:p>
        </w:tc>
      </w:tr>
      <w:tr w:rsidR="00960FEF" w14:paraId="54FF3EA1" w14:textId="77777777">
        <w:trPr>
          <w:trHeight w:val="500"/>
        </w:trPr>
        <w:tc>
          <w:tcPr>
            <w:tcW w:w="1770" w:type="dxa"/>
            <w:tcBorders>
              <w:top w:val="nil"/>
              <w:left w:val="nil"/>
              <w:bottom w:val="nil"/>
              <w:right w:val="nil"/>
            </w:tcBorders>
            <w:tcMar>
              <w:top w:w="100" w:type="dxa"/>
              <w:left w:w="100" w:type="dxa"/>
              <w:bottom w:w="100" w:type="dxa"/>
              <w:right w:w="100" w:type="dxa"/>
            </w:tcMar>
          </w:tcPr>
          <w:p w14:paraId="54FF3E9B" w14:textId="77777777" w:rsidR="00960FEF" w:rsidRDefault="00FE0235">
            <w:pPr>
              <w:rPr>
                <w:rFonts w:ascii="Times New Roman" w:eastAsia="Times New Roman" w:hAnsi="Times New Roman" w:cs="Times New Roman"/>
                <w:sz w:val="24"/>
                <w:szCs w:val="24"/>
              </w:rPr>
            </w:pPr>
            <m:oMathPara>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D-In</m:t>
                    </m:r>
                  </m:sub>
                  <m:sup>
                    <m:r>
                      <m:rPr>
                        <m:sty m:val="bi"/>
                      </m:rPr>
                      <w:rPr>
                        <w:rFonts w:ascii="Times New Roman" w:eastAsia="Times New Roman" w:hAnsi="Times New Roman" w:cs="Times New Roman"/>
                        <w:sz w:val="24"/>
                        <w:szCs w:val="24"/>
                      </w:rPr>
                      <m:t>W</m:t>
                    </m:r>
                  </m:sup>
                </m:sSubSup>
              </m:oMath>
            </m:oMathPara>
          </w:p>
        </w:tc>
        <w:tc>
          <w:tcPr>
            <w:tcW w:w="1065" w:type="dxa"/>
            <w:tcBorders>
              <w:top w:val="nil"/>
              <w:left w:val="nil"/>
              <w:bottom w:val="nil"/>
              <w:right w:val="nil"/>
            </w:tcBorders>
            <w:tcMar>
              <w:top w:w="100" w:type="dxa"/>
              <w:left w:w="100" w:type="dxa"/>
              <w:bottom w:w="100" w:type="dxa"/>
              <w:right w:w="100" w:type="dxa"/>
            </w:tcMar>
          </w:tcPr>
          <w:p w14:paraId="54FF3E9C"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440" w:type="dxa"/>
            <w:tcBorders>
              <w:top w:val="nil"/>
              <w:left w:val="nil"/>
              <w:bottom w:val="nil"/>
              <w:right w:val="nil"/>
            </w:tcBorders>
            <w:tcMar>
              <w:top w:w="100" w:type="dxa"/>
              <w:left w:w="100" w:type="dxa"/>
              <w:bottom w:w="100" w:type="dxa"/>
              <w:right w:w="100" w:type="dxa"/>
            </w:tcMar>
          </w:tcPr>
          <w:p w14:paraId="54FF3E9D"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240" w:type="dxa"/>
            <w:tcBorders>
              <w:top w:val="nil"/>
              <w:left w:val="nil"/>
              <w:bottom w:val="nil"/>
              <w:right w:val="nil"/>
            </w:tcBorders>
            <w:tcMar>
              <w:top w:w="100" w:type="dxa"/>
              <w:left w:w="100" w:type="dxa"/>
              <w:bottom w:w="100" w:type="dxa"/>
              <w:right w:w="100" w:type="dxa"/>
            </w:tcMar>
          </w:tcPr>
          <w:p w14:paraId="54FF3E9E"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54FF3E9F"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c>
          <w:tcPr>
            <w:tcW w:w="1590" w:type="dxa"/>
            <w:tcBorders>
              <w:top w:val="nil"/>
              <w:left w:val="nil"/>
              <w:bottom w:val="nil"/>
              <w:right w:val="nil"/>
            </w:tcBorders>
            <w:tcMar>
              <w:top w:w="100" w:type="dxa"/>
              <w:left w:w="100" w:type="dxa"/>
              <w:bottom w:w="100" w:type="dxa"/>
              <w:right w:w="100" w:type="dxa"/>
            </w:tcMar>
          </w:tcPr>
          <w:p w14:paraId="54FF3EA0"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r>
      <w:tr w:rsidR="00960FEF" w14:paraId="54FF3EA8" w14:textId="77777777">
        <w:trPr>
          <w:trHeight w:val="500"/>
        </w:trPr>
        <w:tc>
          <w:tcPr>
            <w:tcW w:w="1770" w:type="dxa"/>
            <w:tcBorders>
              <w:top w:val="nil"/>
              <w:left w:val="nil"/>
              <w:bottom w:val="nil"/>
              <w:right w:val="nil"/>
            </w:tcBorders>
            <w:tcMar>
              <w:top w:w="100" w:type="dxa"/>
              <w:left w:w="100" w:type="dxa"/>
              <w:bottom w:w="100" w:type="dxa"/>
              <w:right w:w="100" w:type="dxa"/>
            </w:tcMar>
          </w:tcPr>
          <w:p w14:paraId="54FF3EA2" w14:textId="77777777" w:rsidR="00960FEF" w:rsidRDefault="00960FEF">
            <w:pPr>
              <w:rPr>
                <w:rFonts w:ascii="Times New Roman" w:eastAsia="Times New Roman" w:hAnsi="Times New Roman" w:cs="Times New Roman"/>
                <w:sz w:val="24"/>
                <w:szCs w:val="24"/>
              </w:rPr>
            </w:pPr>
          </w:p>
        </w:tc>
        <w:tc>
          <w:tcPr>
            <w:tcW w:w="1065" w:type="dxa"/>
            <w:tcBorders>
              <w:top w:val="nil"/>
              <w:left w:val="nil"/>
              <w:bottom w:val="nil"/>
              <w:right w:val="nil"/>
            </w:tcBorders>
            <w:tcMar>
              <w:top w:w="100" w:type="dxa"/>
              <w:left w:w="100" w:type="dxa"/>
              <w:bottom w:w="100" w:type="dxa"/>
              <w:right w:w="100" w:type="dxa"/>
            </w:tcMar>
          </w:tcPr>
          <w:p w14:paraId="54FF3EA3"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SD</w:t>
            </w:r>
          </w:p>
        </w:tc>
        <w:tc>
          <w:tcPr>
            <w:tcW w:w="1440" w:type="dxa"/>
            <w:tcBorders>
              <w:top w:val="nil"/>
              <w:left w:val="nil"/>
              <w:bottom w:val="nil"/>
              <w:right w:val="nil"/>
            </w:tcBorders>
            <w:tcMar>
              <w:top w:w="100" w:type="dxa"/>
              <w:left w:w="100" w:type="dxa"/>
              <w:bottom w:w="100" w:type="dxa"/>
              <w:right w:w="100" w:type="dxa"/>
            </w:tcMar>
          </w:tcPr>
          <w:p w14:paraId="54FF3EA4"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240" w:type="dxa"/>
            <w:tcBorders>
              <w:top w:val="nil"/>
              <w:left w:val="nil"/>
              <w:bottom w:val="nil"/>
              <w:right w:val="nil"/>
            </w:tcBorders>
            <w:tcMar>
              <w:top w:w="100" w:type="dxa"/>
              <w:left w:w="100" w:type="dxa"/>
              <w:bottom w:w="100" w:type="dxa"/>
              <w:right w:w="100" w:type="dxa"/>
            </w:tcMar>
          </w:tcPr>
          <w:p w14:paraId="54FF3EA5"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54FF3EA6"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1.48</w:t>
            </w:r>
          </w:p>
        </w:tc>
        <w:tc>
          <w:tcPr>
            <w:tcW w:w="1590" w:type="dxa"/>
            <w:tcBorders>
              <w:top w:val="nil"/>
              <w:left w:val="nil"/>
              <w:bottom w:val="nil"/>
              <w:right w:val="nil"/>
            </w:tcBorders>
            <w:tcMar>
              <w:top w:w="100" w:type="dxa"/>
              <w:left w:w="100" w:type="dxa"/>
              <w:bottom w:w="100" w:type="dxa"/>
              <w:right w:w="100" w:type="dxa"/>
            </w:tcMar>
          </w:tcPr>
          <w:p w14:paraId="54FF3EA7"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r>
      <w:tr w:rsidR="00960FEF" w14:paraId="54FF3EAF" w14:textId="77777777">
        <w:trPr>
          <w:trHeight w:val="500"/>
        </w:trPr>
        <w:tc>
          <w:tcPr>
            <w:tcW w:w="1770" w:type="dxa"/>
            <w:tcBorders>
              <w:top w:val="nil"/>
              <w:left w:val="nil"/>
              <w:bottom w:val="nil"/>
              <w:right w:val="nil"/>
            </w:tcBorders>
            <w:tcMar>
              <w:top w:w="100" w:type="dxa"/>
              <w:left w:w="100" w:type="dxa"/>
              <w:bottom w:w="100" w:type="dxa"/>
              <w:right w:w="100" w:type="dxa"/>
            </w:tcMar>
          </w:tcPr>
          <w:p w14:paraId="54FF3EA9" w14:textId="77777777" w:rsidR="00960FEF" w:rsidRDefault="00FE0235">
            <w:pPr>
              <w:rPr>
                <w:rFonts w:ascii="Times New Roman" w:eastAsia="Times New Roman" w:hAnsi="Times New Roman" w:cs="Times New Roman"/>
                <w:sz w:val="24"/>
                <w:szCs w:val="24"/>
              </w:rPr>
            </w:pPr>
            <m:oMathPara>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D-Out</m:t>
                    </m:r>
                  </m:sub>
                  <m:sup>
                    <m:r>
                      <m:rPr>
                        <m:sty m:val="bi"/>
                      </m:rPr>
                      <w:rPr>
                        <w:rFonts w:ascii="Times New Roman" w:eastAsia="Times New Roman" w:hAnsi="Times New Roman" w:cs="Times New Roman"/>
                        <w:sz w:val="24"/>
                        <w:szCs w:val="24"/>
                      </w:rPr>
                      <m:t>W</m:t>
                    </m:r>
                  </m:sup>
                </m:sSubSup>
              </m:oMath>
            </m:oMathPara>
          </w:p>
        </w:tc>
        <w:tc>
          <w:tcPr>
            <w:tcW w:w="1065" w:type="dxa"/>
            <w:tcBorders>
              <w:top w:val="nil"/>
              <w:left w:val="nil"/>
              <w:bottom w:val="nil"/>
              <w:right w:val="nil"/>
            </w:tcBorders>
            <w:tcMar>
              <w:top w:w="100" w:type="dxa"/>
              <w:left w:w="100" w:type="dxa"/>
              <w:bottom w:w="100" w:type="dxa"/>
              <w:right w:w="100" w:type="dxa"/>
            </w:tcMar>
          </w:tcPr>
          <w:p w14:paraId="54FF3EAA"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440" w:type="dxa"/>
            <w:tcBorders>
              <w:top w:val="nil"/>
              <w:left w:val="nil"/>
              <w:bottom w:val="nil"/>
              <w:right w:val="nil"/>
            </w:tcBorders>
            <w:tcMar>
              <w:top w:w="100" w:type="dxa"/>
              <w:left w:w="100" w:type="dxa"/>
              <w:bottom w:w="100" w:type="dxa"/>
              <w:right w:w="100" w:type="dxa"/>
            </w:tcMar>
          </w:tcPr>
          <w:p w14:paraId="54FF3EAB"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240" w:type="dxa"/>
            <w:tcBorders>
              <w:top w:val="nil"/>
              <w:left w:val="nil"/>
              <w:bottom w:val="nil"/>
              <w:right w:val="nil"/>
            </w:tcBorders>
            <w:tcMar>
              <w:top w:w="100" w:type="dxa"/>
              <w:left w:w="100" w:type="dxa"/>
              <w:bottom w:w="100" w:type="dxa"/>
              <w:right w:w="100" w:type="dxa"/>
            </w:tcMar>
          </w:tcPr>
          <w:p w14:paraId="54FF3EAC"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54FF3EAD"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c>
          <w:tcPr>
            <w:tcW w:w="1590" w:type="dxa"/>
            <w:tcBorders>
              <w:top w:val="nil"/>
              <w:left w:val="nil"/>
              <w:bottom w:val="nil"/>
              <w:right w:val="nil"/>
            </w:tcBorders>
            <w:tcMar>
              <w:top w:w="100" w:type="dxa"/>
              <w:left w:w="100" w:type="dxa"/>
              <w:bottom w:w="100" w:type="dxa"/>
              <w:right w:w="100" w:type="dxa"/>
            </w:tcMar>
          </w:tcPr>
          <w:p w14:paraId="54FF3EAE"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r>
      <w:tr w:rsidR="00960FEF" w14:paraId="54FF3EB6" w14:textId="77777777">
        <w:trPr>
          <w:trHeight w:val="500"/>
        </w:trPr>
        <w:tc>
          <w:tcPr>
            <w:tcW w:w="1770" w:type="dxa"/>
            <w:tcBorders>
              <w:top w:val="nil"/>
              <w:left w:val="nil"/>
              <w:bottom w:val="nil"/>
              <w:right w:val="nil"/>
            </w:tcBorders>
            <w:tcMar>
              <w:top w:w="100" w:type="dxa"/>
              <w:left w:w="100" w:type="dxa"/>
              <w:bottom w:w="100" w:type="dxa"/>
              <w:right w:w="100" w:type="dxa"/>
            </w:tcMar>
          </w:tcPr>
          <w:p w14:paraId="54FF3EB0" w14:textId="77777777" w:rsidR="00960FEF" w:rsidRDefault="00960FEF">
            <w:pPr>
              <w:rPr>
                <w:rFonts w:ascii="Times New Roman" w:eastAsia="Times New Roman" w:hAnsi="Times New Roman" w:cs="Times New Roman"/>
                <w:sz w:val="24"/>
                <w:szCs w:val="24"/>
              </w:rPr>
            </w:pPr>
          </w:p>
        </w:tc>
        <w:tc>
          <w:tcPr>
            <w:tcW w:w="1065" w:type="dxa"/>
            <w:tcBorders>
              <w:top w:val="nil"/>
              <w:left w:val="nil"/>
              <w:bottom w:val="nil"/>
              <w:right w:val="nil"/>
            </w:tcBorders>
            <w:tcMar>
              <w:top w:w="100" w:type="dxa"/>
              <w:left w:w="100" w:type="dxa"/>
              <w:bottom w:w="100" w:type="dxa"/>
              <w:right w:w="100" w:type="dxa"/>
            </w:tcMar>
          </w:tcPr>
          <w:p w14:paraId="54FF3EB1"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SD</w:t>
            </w:r>
          </w:p>
        </w:tc>
        <w:tc>
          <w:tcPr>
            <w:tcW w:w="1440" w:type="dxa"/>
            <w:tcBorders>
              <w:top w:val="nil"/>
              <w:left w:val="nil"/>
              <w:bottom w:val="nil"/>
              <w:right w:val="nil"/>
            </w:tcBorders>
            <w:tcMar>
              <w:top w:w="100" w:type="dxa"/>
              <w:left w:w="100" w:type="dxa"/>
              <w:bottom w:w="100" w:type="dxa"/>
              <w:right w:w="100" w:type="dxa"/>
            </w:tcMar>
          </w:tcPr>
          <w:p w14:paraId="54FF3EB2"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240" w:type="dxa"/>
            <w:tcBorders>
              <w:top w:val="nil"/>
              <w:left w:val="nil"/>
              <w:bottom w:val="nil"/>
              <w:right w:val="nil"/>
            </w:tcBorders>
            <w:tcMar>
              <w:top w:w="100" w:type="dxa"/>
              <w:left w:w="100" w:type="dxa"/>
              <w:bottom w:w="100" w:type="dxa"/>
              <w:right w:w="100" w:type="dxa"/>
            </w:tcMar>
          </w:tcPr>
          <w:p w14:paraId="54FF3EB3"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54FF3EB4"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1.48</w:t>
            </w:r>
          </w:p>
        </w:tc>
        <w:tc>
          <w:tcPr>
            <w:tcW w:w="1590" w:type="dxa"/>
            <w:tcBorders>
              <w:top w:val="nil"/>
              <w:left w:val="nil"/>
              <w:bottom w:val="nil"/>
              <w:right w:val="nil"/>
            </w:tcBorders>
            <w:tcMar>
              <w:top w:w="100" w:type="dxa"/>
              <w:left w:w="100" w:type="dxa"/>
              <w:bottom w:w="100" w:type="dxa"/>
              <w:right w:w="100" w:type="dxa"/>
            </w:tcMar>
          </w:tcPr>
          <w:p w14:paraId="54FF3EB5"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r>
      <w:tr w:rsidR="00960FEF" w14:paraId="54FF3EBD" w14:textId="77777777">
        <w:trPr>
          <w:trHeight w:val="500"/>
        </w:trPr>
        <w:tc>
          <w:tcPr>
            <w:tcW w:w="1770" w:type="dxa"/>
            <w:tcBorders>
              <w:top w:val="nil"/>
              <w:left w:val="nil"/>
              <w:bottom w:val="nil"/>
              <w:right w:val="nil"/>
            </w:tcBorders>
            <w:tcMar>
              <w:top w:w="100" w:type="dxa"/>
              <w:left w:w="100" w:type="dxa"/>
              <w:bottom w:w="100" w:type="dxa"/>
              <w:right w:w="100" w:type="dxa"/>
            </w:tcMar>
          </w:tcPr>
          <w:p w14:paraId="54FF3EB7" w14:textId="77777777" w:rsidR="00960FEF" w:rsidRDefault="00FE0235">
            <w:pPr>
              <w:rPr>
                <w:rFonts w:ascii="Times New Roman" w:eastAsia="Times New Roman" w:hAnsi="Times New Roman" w:cs="Times New Roman"/>
                <w:sz w:val="24"/>
                <w:szCs w:val="24"/>
              </w:rPr>
            </w:pPr>
            <m:oMathPara>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m:oMathPara>
          </w:p>
        </w:tc>
        <w:tc>
          <w:tcPr>
            <w:tcW w:w="1065" w:type="dxa"/>
            <w:tcBorders>
              <w:top w:val="nil"/>
              <w:left w:val="nil"/>
              <w:bottom w:val="nil"/>
              <w:right w:val="nil"/>
            </w:tcBorders>
            <w:tcMar>
              <w:top w:w="100" w:type="dxa"/>
              <w:left w:w="100" w:type="dxa"/>
              <w:bottom w:w="100" w:type="dxa"/>
              <w:right w:w="100" w:type="dxa"/>
            </w:tcMar>
          </w:tcPr>
          <w:p w14:paraId="54FF3EB8"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440" w:type="dxa"/>
            <w:tcBorders>
              <w:top w:val="nil"/>
              <w:left w:val="nil"/>
              <w:bottom w:val="nil"/>
              <w:right w:val="nil"/>
            </w:tcBorders>
            <w:tcMar>
              <w:top w:w="100" w:type="dxa"/>
              <w:left w:w="100" w:type="dxa"/>
              <w:bottom w:w="100" w:type="dxa"/>
              <w:right w:w="100" w:type="dxa"/>
            </w:tcMar>
          </w:tcPr>
          <w:p w14:paraId="54FF3EB9"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w:t>
            </w:r>
          </w:p>
        </w:tc>
        <w:tc>
          <w:tcPr>
            <w:tcW w:w="240" w:type="dxa"/>
            <w:tcBorders>
              <w:top w:val="nil"/>
              <w:left w:val="nil"/>
              <w:bottom w:val="nil"/>
              <w:right w:val="nil"/>
            </w:tcBorders>
            <w:tcMar>
              <w:top w:w="100" w:type="dxa"/>
              <w:left w:w="100" w:type="dxa"/>
              <w:bottom w:w="100" w:type="dxa"/>
              <w:right w:w="100" w:type="dxa"/>
            </w:tcMar>
          </w:tcPr>
          <w:p w14:paraId="54FF3EBA"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54FF3EBB"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590" w:type="dxa"/>
            <w:tcBorders>
              <w:top w:val="nil"/>
              <w:left w:val="nil"/>
              <w:bottom w:val="nil"/>
              <w:right w:val="nil"/>
            </w:tcBorders>
            <w:tcMar>
              <w:top w:w="100" w:type="dxa"/>
              <w:left w:w="100" w:type="dxa"/>
              <w:bottom w:w="100" w:type="dxa"/>
              <w:right w:w="100" w:type="dxa"/>
            </w:tcMar>
          </w:tcPr>
          <w:p w14:paraId="54FF3EBC"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0.06</w:t>
            </w:r>
          </w:p>
        </w:tc>
      </w:tr>
      <w:tr w:rsidR="00960FEF" w14:paraId="54FF3EC4" w14:textId="77777777">
        <w:trPr>
          <w:trHeight w:val="500"/>
        </w:trPr>
        <w:tc>
          <w:tcPr>
            <w:tcW w:w="1770" w:type="dxa"/>
            <w:tcBorders>
              <w:top w:val="nil"/>
              <w:left w:val="nil"/>
              <w:bottom w:val="nil"/>
              <w:right w:val="nil"/>
            </w:tcBorders>
            <w:tcMar>
              <w:top w:w="100" w:type="dxa"/>
              <w:left w:w="100" w:type="dxa"/>
              <w:bottom w:w="100" w:type="dxa"/>
              <w:right w:w="100" w:type="dxa"/>
            </w:tcMar>
          </w:tcPr>
          <w:p w14:paraId="54FF3EBE" w14:textId="77777777" w:rsidR="00960FEF" w:rsidRDefault="00960FEF">
            <w:pPr>
              <w:rPr>
                <w:rFonts w:ascii="Times New Roman" w:eastAsia="Times New Roman" w:hAnsi="Times New Roman" w:cs="Times New Roman"/>
                <w:sz w:val="24"/>
                <w:szCs w:val="24"/>
              </w:rPr>
            </w:pPr>
          </w:p>
        </w:tc>
        <w:tc>
          <w:tcPr>
            <w:tcW w:w="1065" w:type="dxa"/>
            <w:tcBorders>
              <w:top w:val="nil"/>
              <w:left w:val="nil"/>
              <w:bottom w:val="nil"/>
              <w:right w:val="nil"/>
            </w:tcBorders>
            <w:tcMar>
              <w:top w:w="100" w:type="dxa"/>
              <w:left w:w="100" w:type="dxa"/>
              <w:bottom w:w="100" w:type="dxa"/>
              <w:right w:w="100" w:type="dxa"/>
            </w:tcMar>
          </w:tcPr>
          <w:p w14:paraId="54FF3EBF"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SD</w:t>
            </w:r>
          </w:p>
        </w:tc>
        <w:tc>
          <w:tcPr>
            <w:tcW w:w="1440" w:type="dxa"/>
            <w:tcBorders>
              <w:top w:val="nil"/>
              <w:left w:val="nil"/>
              <w:bottom w:val="nil"/>
              <w:right w:val="nil"/>
            </w:tcBorders>
            <w:tcMar>
              <w:top w:w="100" w:type="dxa"/>
              <w:left w:w="100" w:type="dxa"/>
              <w:bottom w:w="100" w:type="dxa"/>
              <w:right w:w="100" w:type="dxa"/>
            </w:tcMar>
          </w:tcPr>
          <w:p w14:paraId="54FF3EC0"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0.04</w:t>
            </w:r>
          </w:p>
        </w:tc>
        <w:tc>
          <w:tcPr>
            <w:tcW w:w="240" w:type="dxa"/>
            <w:tcBorders>
              <w:top w:val="nil"/>
              <w:left w:val="nil"/>
              <w:bottom w:val="nil"/>
              <w:right w:val="nil"/>
            </w:tcBorders>
            <w:tcMar>
              <w:top w:w="100" w:type="dxa"/>
              <w:left w:w="100" w:type="dxa"/>
              <w:bottom w:w="100" w:type="dxa"/>
              <w:right w:w="100" w:type="dxa"/>
            </w:tcMar>
          </w:tcPr>
          <w:p w14:paraId="54FF3EC1"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54FF3EC2"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1590" w:type="dxa"/>
            <w:tcBorders>
              <w:top w:val="nil"/>
              <w:left w:val="nil"/>
              <w:bottom w:val="nil"/>
              <w:right w:val="nil"/>
            </w:tcBorders>
            <w:tcMar>
              <w:top w:w="100" w:type="dxa"/>
              <w:left w:w="100" w:type="dxa"/>
              <w:bottom w:w="100" w:type="dxa"/>
              <w:right w:w="100" w:type="dxa"/>
            </w:tcMar>
          </w:tcPr>
          <w:p w14:paraId="54FF3EC3"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r>
      <w:tr w:rsidR="00960FEF" w14:paraId="54FF3ECB" w14:textId="77777777">
        <w:trPr>
          <w:trHeight w:val="500"/>
        </w:trPr>
        <w:tc>
          <w:tcPr>
            <w:tcW w:w="1770" w:type="dxa"/>
            <w:tcBorders>
              <w:top w:val="nil"/>
              <w:left w:val="nil"/>
              <w:bottom w:val="nil"/>
              <w:right w:val="nil"/>
            </w:tcBorders>
            <w:tcMar>
              <w:top w:w="100" w:type="dxa"/>
              <w:left w:w="100" w:type="dxa"/>
              <w:bottom w:w="100" w:type="dxa"/>
              <w:right w:w="100" w:type="dxa"/>
            </w:tcMar>
          </w:tcPr>
          <w:p w14:paraId="54FF3EC5" w14:textId="77777777" w:rsidR="00960FEF" w:rsidRDefault="00FE0235">
            <w:pPr>
              <w:rPr>
                <w:rFonts w:ascii="Times New Roman" w:eastAsia="Times New Roman" w:hAnsi="Times New Roman" w:cs="Times New Roman"/>
                <w:sz w:val="24"/>
                <w:szCs w:val="24"/>
              </w:rPr>
            </w:pPr>
            <m:oMathPara>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m:oMathPara>
          </w:p>
        </w:tc>
        <w:tc>
          <w:tcPr>
            <w:tcW w:w="1065" w:type="dxa"/>
            <w:tcBorders>
              <w:top w:val="nil"/>
              <w:left w:val="nil"/>
              <w:bottom w:val="nil"/>
              <w:right w:val="nil"/>
            </w:tcBorders>
            <w:tcMar>
              <w:top w:w="100" w:type="dxa"/>
              <w:left w:w="100" w:type="dxa"/>
              <w:bottom w:w="100" w:type="dxa"/>
              <w:right w:w="100" w:type="dxa"/>
            </w:tcMar>
          </w:tcPr>
          <w:p w14:paraId="54FF3EC6"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440" w:type="dxa"/>
            <w:tcBorders>
              <w:top w:val="nil"/>
              <w:left w:val="nil"/>
              <w:bottom w:val="nil"/>
              <w:right w:val="nil"/>
            </w:tcBorders>
            <w:tcMar>
              <w:top w:w="100" w:type="dxa"/>
              <w:left w:w="100" w:type="dxa"/>
              <w:bottom w:w="100" w:type="dxa"/>
              <w:right w:w="100" w:type="dxa"/>
            </w:tcMar>
          </w:tcPr>
          <w:p w14:paraId="54FF3EC7"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10.17</w:t>
            </w:r>
          </w:p>
        </w:tc>
        <w:tc>
          <w:tcPr>
            <w:tcW w:w="240" w:type="dxa"/>
            <w:tcBorders>
              <w:top w:val="nil"/>
              <w:left w:val="nil"/>
              <w:bottom w:val="nil"/>
              <w:right w:val="nil"/>
            </w:tcBorders>
            <w:tcMar>
              <w:top w:w="100" w:type="dxa"/>
              <w:left w:w="100" w:type="dxa"/>
              <w:bottom w:w="100" w:type="dxa"/>
              <w:right w:w="100" w:type="dxa"/>
            </w:tcMar>
          </w:tcPr>
          <w:p w14:paraId="54FF3EC8"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54FF3EC9"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7.43</w:t>
            </w:r>
          </w:p>
        </w:tc>
        <w:tc>
          <w:tcPr>
            <w:tcW w:w="1590" w:type="dxa"/>
            <w:tcBorders>
              <w:top w:val="nil"/>
              <w:left w:val="nil"/>
              <w:bottom w:val="nil"/>
              <w:right w:val="nil"/>
            </w:tcBorders>
            <w:tcMar>
              <w:top w:w="100" w:type="dxa"/>
              <w:left w:w="100" w:type="dxa"/>
              <w:bottom w:w="100" w:type="dxa"/>
              <w:right w:w="100" w:type="dxa"/>
            </w:tcMar>
          </w:tcPr>
          <w:p w14:paraId="54FF3ECA"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13.56</w:t>
            </w:r>
          </w:p>
        </w:tc>
      </w:tr>
      <w:tr w:rsidR="00960FEF" w14:paraId="54FF3ED2" w14:textId="77777777">
        <w:trPr>
          <w:trHeight w:val="500"/>
        </w:trPr>
        <w:tc>
          <w:tcPr>
            <w:tcW w:w="1770" w:type="dxa"/>
            <w:tcBorders>
              <w:top w:val="nil"/>
              <w:left w:val="nil"/>
              <w:bottom w:val="single" w:sz="4" w:space="0" w:color="000000"/>
              <w:right w:val="nil"/>
            </w:tcBorders>
            <w:tcMar>
              <w:top w:w="100" w:type="dxa"/>
              <w:left w:w="100" w:type="dxa"/>
              <w:bottom w:w="100" w:type="dxa"/>
              <w:right w:w="100" w:type="dxa"/>
            </w:tcMar>
          </w:tcPr>
          <w:p w14:paraId="54FF3ECC" w14:textId="77777777" w:rsidR="00960FEF" w:rsidRDefault="00960FEF">
            <w:pPr>
              <w:rPr>
                <w:rFonts w:ascii="Times New Roman" w:eastAsia="Times New Roman" w:hAnsi="Times New Roman" w:cs="Times New Roman"/>
                <w:sz w:val="24"/>
                <w:szCs w:val="24"/>
              </w:rPr>
            </w:pPr>
          </w:p>
        </w:tc>
        <w:tc>
          <w:tcPr>
            <w:tcW w:w="1065" w:type="dxa"/>
            <w:tcBorders>
              <w:top w:val="nil"/>
              <w:left w:val="nil"/>
              <w:bottom w:val="single" w:sz="4" w:space="0" w:color="000000"/>
              <w:right w:val="nil"/>
            </w:tcBorders>
            <w:tcMar>
              <w:top w:w="100" w:type="dxa"/>
              <w:left w:w="100" w:type="dxa"/>
              <w:bottom w:w="100" w:type="dxa"/>
              <w:right w:w="100" w:type="dxa"/>
            </w:tcMar>
          </w:tcPr>
          <w:p w14:paraId="54FF3ECD"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SD</w:t>
            </w:r>
          </w:p>
        </w:tc>
        <w:tc>
          <w:tcPr>
            <w:tcW w:w="1440" w:type="dxa"/>
            <w:tcBorders>
              <w:top w:val="nil"/>
              <w:left w:val="nil"/>
              <w:bottom w:val="single" w:sz="4" w:space="0" w:color="000000"/>
              <w:right w:val="nil"/>
            </w:tcBorders>
            <w:tcMar>
              <w:top w:w="100" w:type="dxa"/>
              <w:left w:w="100" w:type="dxa"/>
              <w:bottom w:w="100" w:type="dxa"/>
              <w:right w:w="100" w:type="dxa"/>
            </w:tcMar>
          </w:tcPr>
          <w:p w14:paraId="54FF3ECE"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10.18</w:t>
            </w:r>
          </w:p>
        </w:tc>
        <w:tc>
          <w:tcPr>
            <w:tcW w:w="240" w:type="dxa"/>
            <w:tcBorders>
              <w:top w:val="nil"/>
              <w:left w:val="nil"/>
              <w:bottom w:val="single" w:sz="4" w:space="0" w:color="000000"/>
              <w:right w:val="nil"/>
            </w:tcBorders>
            <w:tcMar>
              <w:top w:w="100" w:type="dxa"/>
              <w:left w:w="100" w:type="dxa"/>
              <w:bottom w:w="100" w:type="dxa"/>
              <w:right w:w="100" w:type="dxa"/>
            </w:tcMar>
          </w:tcPr>
          <w:p w14:paraId="54FF3ECF" w14:textId="77777777" w:rsidR="00960FEF" w:rsidRDefault="00960FEF">
            <w:pPr>
              <w:jc w:val="center"/>
              <w:rPr>
                <w:rFonts w:ascii="Times New Roman" w:eastAsia="Times New Roman" w:hAnsi="Times New Roman" w:cs="Times New Roman"/>
                <w:sz w:val="24"/>
                <w:szCs w:val="24"/>
              </w:rPr>
            </w:pPr>
          </w:p>
        </w:tc>
        <w:tc>
          <w:tcPr>
            <w:tcW w:w="1230" w:type="dxa"/>
            <w:tcBorders>
              <w:top w:val="nil"/>
              <w:left w:val="nil"/>
              <w:bottom w:val="single" w:sz="4" w:space="0" w:color="000000"/>
              <w:right w:val="nil"/>
            </w:tcBorders>
            <w:tcMar>
              <w:top w:w="100" w:type="dxa"/>
              <w:left w:w="100" w:type="dxa"/>
              <w:bottom w:w="100" w:type="dxa"/>
              <w:right w:w="100" w:type="dxa"/>
            </w:tcMar>
          </w:tcPr>
          <w:p w14:paraId="54FF3ED0"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7.72</w:t>
            </w:r>
          </w:p>
        </w:tc>
        <w:tc>
          <w:tcPr>
            <w:tcW w:w="1590" w:type="dxa"/>
            <w:tcBorders>
              <w:top w:val="nil"/>
              <w:left w:val="nil"/>
              <w:bottom w:val="single" w:sz="4" w:space="0" w:color="000000"/>
              <w:right w:val="nil"/>
            </w:tcBorders>
            <w:tcMar>
              <w:top w:w="100" w:type="dxa"/>
              <w:left w:w="100" w:type="dxa"/>
              <w:bottom w:w="100" w:type="dxa"/>
              <w:right w:w="100" w:type="dxa"/>
            </w:tcMar>
          </w:tcPr>
          <w:p w14:paraId="54FF3ED1"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11.20</w:t>
            </w:r>
          </w:p>
        </w:tc>
      </w:tr>
    </w:tbl>
    <w:p w14:paraId="54FF3ED3" w14:textId="77777777" w:rsidR="00960FEF" w:rsidRDefault="00960FEF">
      <w:pPr>
        <w:rPr>
          <w:rFonts w:ascii="Times New Roman" w:eastAsia="Times New Roman" w:hAnsi="Times New Roman" w:cs="Times New Roman"/>
          <w:sz w:val="24"/>
          <w:szCs w:val="24"/>
        </w:rPr>
      </w:pPr>
    </w:p>
    <w:p w14:paraId="54FF3ED4" w14:textId="77777777" w:rsidR="00960FEF" w:rsidRDefault="00960FEF">
      <w:pPr>
        <w:rPr>
          <w:rFonts w:ascii="Times New Roman" w:eastAsia="Times New Roman" w:hAnsi="Times New Roman" w:cs="Times New Roman"/>
          <w:sz w:val="24"/>
          <w:szCs w:val="24"/>
        </w:rPr>
      </w:pPr>
    </w:p>
    <w:p w14:paraId="54FF3ED5" w14:textId="77777777" w:rsidR="00960FEF" w:rsidRDefault="00960FEF">
      <w:pPr>
        <w:rPr>
          <w:rFonts w:ascii="Times New Roman" w:eastAsia="Times New Roman" w:hAnsi="Times New Roman" w:cs="Times New Roman"/>
          <w:sz w:val="24"/>
          <w:szCs w:val="24"/>
        </w:rPr>
      </w:pPr>
    </w:p>
    <w:p w14:paraId="54FF3ED6" w14:textId="77777777" w:rsidR="00960FEF" w:rsidRDefault="00960FEF">
      <w:pPr>
        <w:rPr>
          <w:rFonts w:ascii="Times New Roman" w:eastAsia="Times New Roman" w:hAnsi="Times New Roman" w:cs="Times New Roman"/>
          <w:sz w:val="24"/>
          <w:szCs w:val="24"/>
        </w:rPr>
      </w:pPr>
    </w:p>
    <w:p w14:paraId="54FF3ED7" w14:textId="77777777" w:rsidR="00960FEF" w:rsidRDefault="00960FEF">
      <w:pPr>
        <w:rPr>
          <w:rFonts w:ascii="Times New Roman" w:eastAsia="Times New Roman" w:hAnsi="Times New Roman" w:cs="Times New Roman"/>
          <w:sz w:val="24"/>
          <w:szCs w:val="24"/>
        </w:rPr>
      </w:pPr>
    </w:p>
    <w:p w14:paraId="54FF3ED8" w14:textId="77777777" w:rsidR="00960FEF" w:rsidRDefault="00960FEF">
      <w:pPr>
        <w:rPr>
          <w:rFonts w:ascii="Times New Roman" w:eastAsia="Times New Roman" w:hAnsi="Times New Roman" w:cs="Times New Roman"/>
          <w:sz w:val="24"/>
          <w:szCs w:val="24"/>
        </w:rPr>
      </w:pPr>
    </w:p>
    <w:p w14:paraId="54FF3ED9" w14:textId="77777777" w:rsidR="00960FEF" w:rsidRDefault="00960FEF">
      <w:pPr>
        <w:rPr>
          <w:rFonts w:ascii="Times New Roman" w:eastAsia="Times New Roman" w:hAnsi="Times New Roman" w:cs="Times New Roman"/>
          <w:sz w:val="24"/>
          <w:szCs w:val="24"/>
        </w:rPr>
      </w:pPr>
    </w:p>
    <w:p w14:paraId="54FF3EDA" w14:textId="77777777" w:rsidR="00960FEF" w:rsidRDefault="00960FEF">
      <w:pPr>
        <w:rPr>
          <w:rFonts w:ascii="Times New Roman" w:eastAsia="Times New Roman" w:hAnsi="Times New Roman" w:cs="Times New Roman"/>
          <w:sz w:val="24"/>
          <w:szCs w:val="24"/>
        </w:rPr>
      </w:pPr>
    </w:p>
    <w:p w14:paraId="54FF3EDB" w14:textId="77777777" w:rsidR="00960FEF" w:rsidRDefault="00960FEF">
      <w:pPr>
        <w:rPr>
          <w:rFonts w:ascii="Times New Roman" w:eastAsia="Times New Roman" w:hAnsi="Times New Roman" w:cs="Times New Roman"/>
          <w:sz w:val="24"/>
          <w:szCs w:val="24"/>
        </w:rPr>
      </w:pPr>
    </w:p>
    <w:p w14:paraId="54FF3EDC" w14:textId="77777777" w:rsidR="00960FEF" w:rsidRDefault="00960FEF">
      <w:pPr>
        <w:rPr>
          <w:rFonts w:ascii="Times New Roman" w:eastAsia="Times New Roman" w:hAnsi="Times New Roman" w:cs="Times New Roman"/>
          <w:sz w:val="24"/>
          <w:szCs w:val="24"/>
        </w:rPr>
      </w:pPr>
    </w:p>
    <w:p w14:paraId="54FF3EDD" w14:textId="77777777" w:rsidR="00960FEF" w:rsidRDefault="00960FEF">
      <w:pPr>
        <w:rPr>
          <w:rFonts w:ascii="Times New Roman" w:eastAsia="Times New Roman" w:hAnsi="Times New Roman" w:cs="Times New Roman"/>
          <w:sz w:val="24"/>
          <w:szCs w:val="24"/>
        </w:rPr>
      </w:pPr>
    </w:p>
    <w:p w14:paraId="54FF3EDE" w14:textId="77777777" w:rsidR="00960FEF" w:rsidRDefault="00960FEF">
      <w:pPr>
        <w:rPr>
          <w:rFonts w:ascii="Times New Roman" w:eastAsia="Times New Roman" w:hAnsi="Times New Roman" w:cs="Times New Roman"/>
          <w:sz w:val="24"/>
          <w:szCs w:val="24"/>
        </w:rPr>
      </w:pPr>
    </w:p>
    <w:p w14:paraId="54FF3EDF" w14:textId="77777777" w:rsidR="00960FEF" w:rsidRDefault="00960FEF">
      <w:pPr>
        <w:rPr>
          <w:rFonts w:ascii="Times New Roman" w:eastAsia="Times New Roman" w:hAnsi="Times New Roman" w:cs="Times New Roman"/>
          <w:sz w:val="24"/>
          <w:szCs w:val="24"/>
        </w:rPr>
      </w:pPr>
    </w:p>
    <w:p w14:paraId="54FF3EE0" w14:textId="77777777" w:rsidR="00960FEF" w:rsidRDefault="00960FEF">
      <w:pPr>
        <w:rPr>
          <w:rFonts w:ascii="Times New Roman" w:eastAsia="Times New Roman" w:hAnsi="Times New Roman" w:cs="Times New Roman"/>
          <w:sz w:val="24"/>
          <w:szCs w:val="24"/>
        </w:rPr>
      </w:pPr>
    </w:p>
    <w:p w14:paraId="54FF3EE1" w14:textId="77777777" w:rsidR="00960FEF" w:rsidRDefault="00960FEF">
      <w:pPr>
        <w:rPr>
          <w:rFonts w:ascii="Times New Roman" w:eastAsia="Times New Roman" w:hAnsi="Times New Roman" w:cs="Times New Roman"/>
          <w:sz w:val="24"/>
          <w:szCs w:val="24"/>
        </w:rPr>
      </w:pPr>
    </w:p>
    <w:p w14:paraId="54FF3EE2" w14:textId="77777777" w:rsidR="00960FEF" w:rsidRDefault="00960FEF">
      <w:pPr>
        <w:rPr>
          <w:rFonts w:ascii="Times New Roman" w:eastAsia="Times New Roman" w:hAnsi="Times New Roman" w:cs="Times New Roman"/>
          <w:sz w:val="24"/>
          <w:szCs w:val="24"/>
        </w:rPr>
      </w:pPr>
    </w:p>
    <w:p w14:paraId="54FF3EE3" w14:textId="77777777" w:rsidR="00960FEF" w:rsidRDefault="00960FEF">
      <w:pPr>
        <w:rPr>
          <w:rFonts w:ascii="Times New Roman" w:eastAsia="Times New Roman" w:hAnsi="Times New Roman" w:cs="Times New Roman"/>
          <w:sz w:val="24"/>
          <w:szCs w:val="24"/>
        </w:rPr>
      </w:pPr>
    </w:p>
    <w:tbl>
      <w:tblPr>
        <w:tblStyle w:val="a4"/>
        <w:tblW w:w="9045" w:type="dxa"/>
        <w:tblBorders>
          <w:top w:val="nil"/>
          <w:left w:val="nil"/>
          <w:bottom w:val="nil"/>
          <w:right w:val="nil"/>
          <w:insideH w:val="nil"/>
          <w:insideV w:val="nil"/>
        </w:tblBorders>
        <w:tblLayout w:type="fixed"/>
        <w:tblLook w:val="0600" w:firstRow="0" w:lastRow="0" w:firstColumn="0" w:lastColumn="0" w:noHBand="1" w:noVBand="1"/>
      </w:tblPr>
      <w:tblGrid>
        <w:gridCol w:w="3750"/>
        <w:gridCol w:w="1260"/>
        <w:gridCol w:w="1005"/>
        <w:gridCol w:w="1170"/>
        <w:gridCol w:w="1860"/>
      </w:tblGrid>
      <w:tr w:rsidR="00960FEF" w:rsidRPr="00FE0235" w14:paraId="54FF3EE5" w14:textId="77777777">
        <w:trPr>
          <w:trHeight w:val="1207"/>
        </w:trPr>
        <w:tc>
          <w:tcPr>
            <w:tcW w:w="9045" w:type="dxa"/>
            <w:gridSpan w:val="5"/>
            <w:tcBorders>
              <w:top w:val="nil"/>
              <w:left w:val="nil"/>
              <w:bottom w:val="nil"/>
              <w:right w:val="nil"/>
            </w:tcBorders>
            <w:tcMar>
              <w:top w:w="100" w:type="dxa"/>
              <w:left w:w="100" w:type="dxa"/>
              <w:bottom w:w="100" w:type="dxa"/>
              <w:right w:w="100" w:type="dxa"/>
            </w:tcMar>
          </w:tcPr>
          <w:p w14:paraId="54FF3EE4" w14:textId="77777777" w:rsidR="00960FEF" w:rsidRPr="00D03DBA" w:rsidRDefault="00C54839">
            <w:pPr>
              <w:jc w:val="both"/>
              <w:rPr>
                <w:rFonts w:ascii="Times New Roman" w:eastAsia="Times New Roman" w:hAnsi="Times New Roman" w:cs="Times New Roman"/>
                <w:sz w:val="24"/>
                <w:szCs w:val="24"/>
                <w:lang w:val="en-GB"/>
              </w:rPr>
            </w:pPr>
            <w:r w:rsidRPr="00D03DBA">
              <w:rPr>
                <w:rFonts w:ascii="Times New Roman" w:eastAsia="Times New Roman" w:hAnsi="Times New Roman" w:cs="Times New Roman"/>
                <w:b/>
                <w:sz w:val="24"/>
                <w:szCs w:val="24"/>
                <w:lang w:val="en-GB"/>
              </w:rPr>
              <w:t>Table 2.</w:t>
            </w:r>
            <w:r w:rsidRPr="00D03DBA">
              <w:rPr>
                <w:rFonts w:ascii="Times New Roman" w:eastAsia="Times New Roman" w:hAnsi="Times New Roman" w:cs="Times New Roman"/>
                <w:sz w:val="24"/>
                <w:szCs w:val="24"/>
                <w:lang w:val="en-GB"/>
              </w:rPr>
              <w:t xml:space="preserve"> Coefficients summary for the Generalized Linear Mixed Models with the interaction of the archipelago and the centrality measure in the ocean current network as predictor of the percent of littoral plants in islands.</w:t>
            </w:r>
          </w:p>
        </w:tc>
      </w:tr>
      <w:tr w:rsidR="00960FEF" w14:paraId="54FF3EEB" w14:textId="77777777">
        <w:trPr>
          <w:trHeight w:val="500"/>
        </w:trPr>
        <w:tc>
          <w:tcPr>
            <w:tcW w:w="3750" w:type="dxa"/>
            <w:tcBorders>
              <w:top w:val="single" w:sz="4" w:space="0" w:color="000000"/>
              <w:left w:val="nil"/>
              <w:bottom w:val="single" w:sz="4" w:space="0" w:color="000000"/>
              <w:right w:val="nil"/>
            </w:tcBorders>
            <w:tcMar>
              <w:top w:w="100" w:type="dxa"/>
              <w:left w:w="100" w:type="dxa"/>
              <w:bottom w:w="100" w:type="dxa"/>
              <w:right w:w="100" w:type="dxa"/>
            </w:tcMar>
          </w:tcPr>
          <w:p w14:paraId="54FF3EE6"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Predictor</w:t>
            </w:r>
          </w:p>
        </w:tc>
        <w:tc>
          <w:tcPr>
            <w:tcW w:w="1260" w:type="dxa"/>
            <w:tcBorders>
              <w:top w:val="single" w:sz="4" w:space="0" w:color="000000"/>
              <w:left w:val="nil"/>
              <w:bottom w:val="single" w:sz="4" w:space="0" w:color="000000"/>
              <w:right w:val="nil"/>
            </w:tcBorders>
            <w:tcMar>
              <w:top w:w="100" w:type="dxa"/>
              <w:left w:w="100" w:type="dxa"/>
              <w:bottom w:w="100" w:type="dxa"/>
              <w:right w:w="100" w:type="dxa"/>
            </w:tcMar>
          </w:tcPr>
          <w:p w14:paraId="54FF3EE7" w14:textId="77777777" w:rsidR="00960FEF" w:rsidRDefault="00C54839">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Estimate</w:t>
            </w:r>
            <w:proofErr w:type="spellEnd"/>
          </w:p>
        </w:tc>
        <w:tc>
          <w:tcPr>
            <w:tcW w:w="1005" w:type="dxa"/>
            <w:tcBorders>
              <w:top w:val="single" w:sz="4" w:space="0" w:color="000000"/>
              <w:left w:val="nil"/>
              <w:bottom w:val="single" w:sz="4" w:space="0" w:color="000000"/>
              <w:right w:val="nil"/>
            </w:tcBorders>
            <w:tcMar>
              <w:top w:w="100" w:type="dxa"/>
              <w:left w:w="100" w:type="dxa"/>
              <w:bottom w:w="100" w:type="dxa"/>
              <w:right w:w="100" w:type="dxa"/>
            </w:tcMar>
          </w:tcPr>
          <w:p w14:paraId="54FF3EE8"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w:t>
            </w:r>
          </w:p>
        </w:tc>
        <w:tc>
          <w:tcPr>
            <w:tcW w:w="1170" w:type="dxa"/>
            <w:tcBorders>
              <w:top w:val="single" w:sz="4" w:space="0" w:color="000000"/>
              <w:left w:val="nil"/>
              <w:bottom w:val="single" w:sz="4" w:space="0" w:color="000000"/>
              <w:right w:val="nil"/>
            </w:tcBorders>
            <w:tcMar>
              <w:top w:w="100" w:type="dxa"/>
              <w:left w:w="100" w:type="dxa"/>
              <w:bottom w:w="100" w:type="dxa"/>
              <w:right w:w="100" w:type="dxa"/>
            </w:tcMar>
          </w:tcPr>
          <w:p w14:paraId="54FF3EE9"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 </w:t>
            </w:r>
            <w:proofErr w:type="spellStart"/>
            <w:r>
              <w:rPr>
                <w:rFonts w:ascii="Times New Roman" w:eastAsia="Times New Roman" w:hAnsi="Times New Roman" w:cs="Times New Roman"/>
                <w:sz w:val="24"/>
                <w:szCs w:val="24"/>
              </w:rPr>
              <w:t>value</w:t>
            </w:r>
            <w:proofErr w:type="spellEnd"/>
          </w:p>
        </w:tc>
        <w:tc>
          <w:tcPr>
            <w:tcW w:w="1860" w:type="dxa"/>
            <w:tcBorders>
              <w:top w:val="single" w:sz="4" w:space="0" w:color="000000"/>
              <w:left w:val="nil"/>
              <w:bottom w:val="single" w:sz="4" w:space="0" w:color="000000"/>
              <w:right w:val="nil"/>
            </w:tcBorders>
            <w:tcMar>
              <w:top w:w="100" w:type="dxa"/>
              <w:left w:w="100" w:type="dxa"/>
              <w:bottom w:w="100" w:type="dxa"/>
              <w:right w:w="100" w:type="dxa"/>
            </w:tcMar>
          </w:tcPr>
          <w:p w14:paraId="54FF3EEA"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w:t>
            </w:r>
            <w:proofErr w:type="spellStart"/>
            <w:r>
              <w:rPr>
                <w:rFonts w:ascii="Times New Roman" w:eastAsia="Times New Roman" w:hAnsi="Times New Roman" w:cs="Times New Roman"/>
                <w:sz w:val="24"/>
                <w:szCs w:val="24"/>
              </w:rPr>
              <w:t>value</w:t>
            </w:r>
            <w:proofErr w:type="spellEnd"/>
          </w:p>
        </w:tc>
      </w:tr>
      <w:tr w:rsidR="00960FEF" w:rsidRPr="00FE0235" w14:paraId="54FF3EED" w14:textId="77777777">
        <w:trPr>
          <w:trHeight w:val="500"/>
        </w:trPr>
        <w:tc>
          <w:tcPr>
            <w:tcW w:w="9045" w:type="dxa"/>
            <w:gridSpan w:val="5"/>
            <w:tcBorders>
              <w:top w:val="single" w:sz="4" w:space="0" w:color="000000"/>
              <w:left w:val="nil"/>
              <w:bottom w:val="nil"/>
              <w:right w:val="nil"/>
            </w:tcBorders>
            <w:tcMar>
              <w:top w:w="100" w:type="dxa"/>
              <w:left w:w="100" w:type="dxa"/>
              <w:bottom w:w="100" w:type="dxa"/>
              <w:right w:w="100" w:type="dxa"/>
            </w:tcMar>
          </w:tcPr>
          <w:p w14:paraId="54FF3EEC" w14:textId="77777777" w:rsidR="00960FEF" w:rsidRPr="00D03DBA" w:rsidRDefault="00C54839">
            <w:pPr>
              <w:rPr>
                <w:rFonts w:ascii="Times New Roman" w:eastAsia="Times New Roman" w:hAnsi="Times New Roman" w:cs="Times New Roman"/>
                <w:sz w:val="24"/>
                <w:szCs w:val="24"/>
                <w:lang w:val="en-GB"/>
              </w:rPr>
            </w:pPr>
            <w:r w:rsidRPr="00D03DBA">
              <w:rPr>
                <w:rFonts w:ascii="Times New Roman" w:eastAsia="Times New Roman" w:hAnsi="Times New Roman" w:cs="Times New Roman"/>
                <w:b/>
                <w:sz w:val="24"/>
                <w:szCs w:val="24"/>
                <w:lang w:val="en-GB"/>
              </w:rPr>
              <w:t>In-Degree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m:t>
                  </m:r>
                </m:sub>
                <m:sup>
                  <m:r>
                    <m:rPr>
                      <m:sty m:val="bi"/>
                    </m:rPr>
                    <w:rPr>
                      <w:rFonts w:ascii="Times New Roman" w:eastAsia="Times New Roman" w:hAnsi="Times New Roman" w:cs="Times New Roman"/>
                      <w:sz w:val="24"/>
                      <w:szCs w:val="24"/>
                    </w:rPr>
                    <m:t>W</m:t>
                  </m:r>
                </m:sup>
              </m:sSubSup>
            </m:oMath>
            <w:r w:rsidRPr="00D03DBA">
              <w:rPr>
                <w:rFonts w:ascii="Times New Roman" w:eastAsia="Times New Roman" w:hAnsi="Times New Roman" w:cs="Times New Roman"/>
                <w:b/>
                <w:sz w:val="24"/>
                <w:szCs w:val="24"/>
                <w:lang w:val="en-GB"/>
              </w:rPr>
              <w:t xml:space="preserve">) </w:t>
            </w:r>
          </w:p>
        </w:tc>
      </w:tr>
      <w:tr w:rsidR="00960FEF" w14:paraId="54FF3EF3"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EEE"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Intercept</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EEF"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-1.62</w:t>
            </w:r>
          </w:p>
        </w:tc>
        <w:tc>
          <w:tcPr>
            <w:tcW w:w="1005" w:type="dxa"/>
            <w:tcBorders>
              <w:top w:val="nil"/>
              <w:left w:val="nil"/>
              <w:bottom w:val="nil"/>
              <w:right w:val="nil"/>
            </w:tcBorders>
            <w:tcMar>
              <w:top w:w="100" w:type="dxa"/>
              <w:left w:w="100" w:type="dxa"/>
              <w:bottom w:w="100" w:type="dxa"/>
              <w:right w:w="100" w:type="dxa"/>
            </w:tcMar>
          </w:tcPr>
          <w:p w14:paraId="54FF3EF0"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1170" w:type="dxa"/>
            <w:tcBorders>
              <w:top w:val="nil"/>
              <w:left w:val="nil"/>
              <w:bottom w:val="nil"/>
              <w:right w:val="nil"/>
            </w:tcBorders>
            <w:tcMar>
              <w:top w:w="100" w:type="dxa"/>
              <w:left w:w="100" w:type="dxa"/>
              <w:bottom w:w="100" w:type="dxa"/>
              <w:right w:w="100" w:type="dxa"/>
            </w:tcMar>
          </w:tcPr>
          <w:p w14:paraId="54FF3EF1"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-19.11</w:t>
            </w:r>
          </w:p>
        </w:tc>
        <w:tc>
          <w:tcPr>
            <w:tcW w:w="1860" w:type="dxa"/>
            <w:tcBorders>
              <w:top w:val="nil"/>
              <w:left w:val="nil"/>
              <w:bottom w:val="nil"/>
              <w:right w:val="nil"/>
            </w:tcBorders>
            <w:tcMar>
              <w:top w:w="100" w:type="dxa"/>
              <w:left w:w="100" w:type="dxa"/>
              <w:bottom w:w="100" w:type="dxa"/>
              <w:right w:w="100" w:type="dxa"/>
            </w:tcMar>
          </w:tcPr>
          <w:p w14:paraId="54FF3EF2" w14:textId="77777777" w:rsidR="00960FEF" w:rsidRDefault="00C5483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&lt;0.001</w:t>
            </w:r>
          </w:p>
        </w:tc>
      </w:tr>
      <w:tr w:rsidR="00960FEF" w14:paraId="54FF3EF9"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EF4"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EF5"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-0.19</w:t>
            </w:r>
          </w:p>
        </w:tc>
        <w:tc>
          <w:tcPr>
            <w:tcW w:w="1005" w:type="dxa"/>
            <w:tcBorders>
              <w:top w:val="nil"/>
              <w:left w:val="nil"/>
              <w:bottom w:val="nil"/>
              <w:right w:val="nil"/>
            </w:tcBorders>
            <w:tcMar>
              <w:top w:w="100" w:type="dxa"/>
              <w:left w:w="100" w:type="dxa"/>
              <w:bottom w:w="100" w:type="dxa"/>
              <w:right w:w="100" w:type="dxa"/>
            </w:tcMar>
          </w:tcPr>
          <w:p w14:paraId="54FF3EF6"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0.12</w:t>
            </w:r>
          </w:p>
        </w:tc>
        <w:tc>
          <w:tcPr>
            <w:tcW w:w="1170" w:type="dxa"/>
            <w:tcBorders>
              <w:top w:val="nil"/>
              <w:left w:val="nil"/>
              <w:bottom w:val="nil"/>
              <w:right w:val="nil"/>
            </w:tcBorders>
            <w:tcMar>
              <w:top w:w="100" w:type="dxa"/>
              <w:left w:w="100" w:type="dxa"/>
              <w:bottom w:w="100" w:type="dxa"/>
              <w:right w:w="100" w:type="dxa"/>
            </w:tcMar>
          </w:tcPr>
          <w:p w14:paraId="54FF3EF7"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-1.56</w:t>
            </w:r>
          </w:p>
        </w:tc>
        <w:tc>
          <w:tcPr>
            <w:tcW w:w="1860" w:type="dxa"/>
            <w:tcBorders>
              <w:top w:val="nil"/>
              <w:left w:val="nil"/>
              <w:bottom w:val="nil"/>
              <w:right w:val="nil"/>
            </w:tcBorders>
            <w:tcMar>
              <w:top w:w="100" w:type="dxa"/>
              <w:left w:w="100" w:type="dxa"/>
              <w:bottom w:w="100" w:type="dxa"/>
              <w:right w:w="100" w:type="dxa"/>
            </w:tcMar>
          </w:tcPr>
          <w:p w14:paraId="54FF3EF8"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0.120</w:t>
            </w:r>
          </w:p>
        </w:tc>
      </w:tr>
      <w:tr w:rsidR="00960FEF" w14:paraId="54FF3EFF"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EFA"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EFB"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1005" w:type="dxa"/>
            <w:tcBorders>
              <w:top w:val="nil"/>
              <w:left w:val="nil"/>
              <w:bottom w:val="nil"/>
              <w:right w:val="nil"/>
            </w:tcBorders>
            <w:tcMar>
              <w:top w:w="100" w:type="dxa"/>
              <w:left w:w="100" w:type="dxa"/>
              <w:bottom w:w="100" w:type="dxa"/>
              <w:right w:w="100" w:type="dxa"/>
            </w:tcMar>
          </w:tcPr>
          <w:p w14:paraId="54FF3EFC"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0.13</w:t>
            </w:r>
          </w:p>
        </w:tc>
        <w:tc>
          <w:tcPr>
            <w:tcW w:w="1170" w:type="dxa"/>
            <w:tcBorders>
              <w:top w:val="nil"/>
              <w:left w:val="nil"/>
              <w:bottom w:val="nil"/>
              <w:right w:val="nil"/>
            </w:tcBorders>
            <w:tcMar>
              <w:top w:w="100" w:type="dxa"/>
              <w:left w:w="100" w:type="dxa"/>
              <w:bottom w:w="100" w:type="dxa"/>
              <w:right w:w="100" w:type="dxa"/>
            </w:tcMar>
          </w:tcPr>
          <w:p w14:paraId="54FF3EFD"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-3.83</w:t>
            </w:r>
          </w:p>
        </w:tc>
        <w:tc>
          <w:tcPr>
            <w:tcW w:w="1860" w:type="dxa"/>
            <w:tcBorders>
              <w:top w:val="nil"/>
              <w:left w:val="nil"/>
              <w:bottom w:val="nil"/>
              <w:right w:val="nil"/>
            </w:tcBorders>
            <w:tcMar>
              <w:top w:w="100" w:type="dxa"/>
              <w:left w:w="100" w:type="dxa"/>
              <w:bottom w:w="100" w:type="dxa"/>
              <w:right w:w="100" w:type="dxa"/>
            </w:tcMar>
          </w:tcPr>
          <w:p w14:paraId="54FF3EFE"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&lt;0.001</w:t>
            </w:r>
          </w:p>
        </w:tc>
      </w:tr>
      <w:tr w:rsidR="00960FEF" w14:paraId="54FF3F05"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00" w14:textId="77777777" w:rsidR="00960FEF" w:rsidRDefault="00FE0235">
            <w:pPr>
              <w:rPr>
                <w:rFonts w:ascii="Times New Roman" w:eastAsia="Times New Roman" w:hAnsi="Times New Roman" w:cs="Times New Roman"/>
                <w:sz w:val="24"/>
                <w:szCs w:val="24"/>
              </w:rPr>
            </w:pPr>
            <m:oMathPara>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log(C</m:t>
                    </m:r>
                  </m:e>
                  <m:sub>
                    <m:r>
                      <w:rPr>
                        <w:rFonts w:ascii="Times New Roman" w:eastAsia="Times New Roman" w:hAnsi="Times New Roman" w:cs="Times New Roman"/>
                        <w:sz w:val="24"/>
                        <w:szCs w:val="24"/>
                      </w:rPr>
                      <m:t>D-In</m:t>
                    </m:r>
                  </m:sub>
                  <m:sup>
                    <m:r>
                      <w:rPr>
                        <w:rFonts w:ascii="Times New Roman" w:eastAsia="Times New Roman" w:hAnsi="Times New Roman" w:cs="Times New Roman"/>
                        <w:sz w:val="24"/>
                        <w:szCs w:val="24"/>
                      </w:rPr>
                      <m:t>W</m:t>
                    </m:r>
                  </m:sup>
                </m:sSubSup>
                <m:r>
                  <w:rPr>
                    <w:rFonts w:ascii="Times New Roman" w:eastAsia="Times New Roman" w:hAnsi="Times New Roman" w:cs="Times New Roman"/>
                    <w:sz w:val="24"/>
                    <w:szCs w:val="24"/>
                  </w:rPr>
                  <m:t>)</m:t>
                </m:r>
              </m:oMath>
            </m:oMathPara>
          </w:p>
        </w:tc>
        <w:tc>
          <w:tcPr>
            <w:tcW w:w="1260" w:type="dxa"/>
            <w:tcBorders>
              <w:top w:val="nil"/>
              <w:left w:val="nil"/>
              <w:bottom w:val="nil"/>
              <w:right w:val="nil"/>
            </w:tcBorders>
            <w:tcMar>
              <w:top w:w="100" w:type="dxa"/>
              <w:left w:w="100" w:type="dxa"/>
              <w:bottom w:w="100" w:type="dxa"/>
              <w:right w:w="100" w:type="dxa"/>
            </w:tcMar>
          </w:tcPr>
          <w:p w14:paraId="54FF3F01"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005" w:type="dxa"/>
            <w:tcBorders>
              <w:top w:val="nil"/>
              <w:left w:val="nil"/>
              <w:bottom w:val="nil"/>
              <w:right w:val="nil"/>
            </w:tcBorders>
            <w:tcMar>
              <w:top w:w="100" w:type="dxa"/>
              <w:left w:w="100" w:type="dxa"/>
              <w:bottom w:w="100" w:type="dxa"/>
              <w:right w:w="100" w:type="dxa"/>
            </w:tcMar>
          </w:tcPr>
          <w:p w14:paraId="54FF3F02"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1170" w:type="dxa"/>
            <w:tcBorders>
              <w:top w:val="nil"/>
              <w:left w:val="nil"/>
              <w:bottom w:val="nil"/>
              <w:right w:val="nil"/>
            </w:tcBorders>
            <w:tcMar>
              <w:top w:w="100" w:type="dxa"/>
              <w:left w:w="100" w:type="dxa"/>
              <w:bottom w:w="100" w:type="dxa"/>
              <w:right w:w="100" w:type="dxa"/>
            </w:tcMar>
          </w:tcPr>
          <w:p w14:paraId="54FF3F03"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w:t>
            </w:r>
          </w:p>
        </w:tc>
        <w:tc>
          <w:tcPr>
            <w:tcW w:w="1860" w:type="dxa"/>
            <w:tcBorders>
              <w:top w:val="nil"/>
              <w:left w:val="nil"/>
              <w:bottom w:val="nil"/>
              <w:right w:val="nil"/>
            </w:tcBorders>
            <w:tcMar>
              <w:top w:w="100" w:type="dxa"/>
              <w:left w:w="100" w:type="dxa"/>
              <w:bottom w:w="100" w:type="dxa"/>
              <w:right w:w="100" w:type="dxa"/>
            </w:tcMar>
          </w:tcPr>
          <w:p w14:paraId="54FF3F04"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0.864</w:t>
            </w:r>
          </w:p>
        </w:tc>
      </w:tr>
      <w:tr w:rsidR="00960FEF" w14:paraId="54FF3F0B"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06"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log(C</m:t>
                  </m:r>
                </m:e>
                <m:sub>
                  <m:r>
                    <w:rPr>
                      <w:rFonts w:ascii="Times New Roman" w:eastAsia="Times New Roman" w:hAnsi="Times New Roman" w:cs="Times New Roman"/>
                      <w:sz w:val="24"/>
                      <w:szCs w:val="24"/>
                    </w:rPr>
                    <m:t>D-In</m:t>
                  </m:r>
                </m:sub>
                <m:sup>
                  <m:r>
                    <w:rPr>
                      <w:rFonts w:ascii="Times New Roman" w:eastAsia="Times New Roman" w:hAnsi="Times New Roman" w:cs="Times New Roman"/>
                      <w:sz w:val="24"/>
                      <w:szCs w:val="24"/>
                    </w:rPr>
                    <m:t>W</m:t>
                  </m:r>
                </m:sup>
              </m:sSubSup>
              <m:r>
                <w:rPr>
                  <w:rFonts w:ascii="Times New Roman" w:eastAsia="Times New Roman" w:hAnsi="Times New Roman" w:cs="Times New Roman"/>
                  <w:sz w:val="24"/>
                  <w:szCs w:val="24"/>
                </w:rPr>
                <m:t>)</m:t>
              </m:r>
            </m:oMath>
          </w:p>
        </w:tc>
        <w:tc>
          <w:tcPr>
            <w:tcW w:w="1260" w:type="dxa"/>
            <w:tcBorders>
              <w:top w:val="nil"/>
              <w:left w:val="nil"/>
              <w:bottom w:val="nil"/>
              <w:right w:val="nil"/>
            </w:tcBorders>
            <w:tcMar>
              <w:top w:w="100" w:type="dxa"/>
              <w:left w:w="100" w:type="dxa"/>
              <w:bottom w:w="100" w:type="dxa"/>
              <w:right w:w="100" w:type="dxa"/>
            </w:tcMar>
          </w:tcPr>
          <w:p w14:paraId="54FF3F07"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c>
          <w:tcPr>
            <w:tcW w:w="1005" w:type="dxa"/>
            <w:tcBorders>
              <w:top w:val="nil"/>
              <w:left w:val="nil"/>
              <w:bottom w:val="nil"/>
              <w:right w:val="nil"/>
            </w:tcBorders>
            <w:tcMar>
              <w:top w:w="100" w:type="dxa"/>
              <w:left w:w="100" w:type="dxa"/>
              <w:bottom w:w="100" w:type="dxa"/>
              <w:right w:w="100" w:type="dxa"/>
            </w:tcMar>
          </w:tcPr>
          <w:p w14:paraId="54FF3F08"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170" w:type="dxa"/>
            <w:tcBorders>
              <w:top w:val="nil"/>
              <w:left w:val="nil"/>
              <w:bottom w:val="nil"/>
              <w:right w:val="nil"/>
            </w:tcBorders>
            <w:tcMar>
              <w:top w:w="100" w:type="dxa"/>
              <w:left w:w="100" w:type="dxa"/>
              <w:bottom w:w="100" w:type="dxa"/>
              <w:right w:w="100" w:type="dxa"/>
            </w:tcMar>
          </w:tcPr>
          <w:p w14:paraId="54FF3F09"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1.63</w:t>
            </w:r>
          </w:p>
        </w:tc>
        <w:tc>
          <w:tcPr>
            <w:tcW w:w="1860" w:type="dxa"/>
            <w:tcBorders>
              <w:top w:val="nil"/>
              <w:left w:val="nil"/>
              <w:bottom w:val="nil"/>
              <w:right w:val="nil"/>
            </w:tcBorders>
            <w:tcMar>
              <w:top w:w="100" w:type="dxa"/>
              <w:left w:w="100" w:type="dxa"/>
              <w:bottom w:w="100" w:type="dxa"/>
              <w:right w:w="100" w:type="dxa"/>
            </w:tcMar>
          </w:tcPr>
          <w:p w14:paraId="54FF3F0A"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0.103</w:t>
            </w:r>
          </w:p>
        </w:tc>
      </w:tr>
      <w:tr w:rsidR="00960FEF" w14:paraId="54FF3F11" w14:textId="77777777">
        <w:trPr>
          <w:trHeight w:val="885"/>
        </w:trPr>
        <w:tc>
          <w:tcPr>
            <w:tcW w:w="3750" w:type="dxa"/>
            <w:tcBorders>
              <w:top w:val="nil"/>
              <w:left w:val="nil"/>
              <w:bottom w:val="nil"/>
              <w:right w:val="nil"/>
            </w:tcBorders>
            <w:tcMar>
              <w:top w:w="100" w:type="dxa"/>
              <w:left w:w="100" w:type="dxa"/>
              <w:bottom w:w="100" w:type="dxa"/>
              <w:right w:w="100" w:type="dxa"/>
            </w:tcMar>
          </w:tcPr>
          <w:p w14:paraId="54FF3F0C"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log(C</m:t>
                  </m:r>
                </m:e>
                <m:sub>
                  <m:r>
                    <w:rPr>
                      <w:rFonts w:ascii="Times New Roman" w:eastAsia="Times New Roman" w:hAnsi="Times New Roman" w:cs="Times New Roman"/>
                      <w:sz w:val="24"/>
                      <w:szCs w:val="24"/>
                    </w:rPr>
                    <m:t>D-In</m:t>
                  </m:r>
                </m:sub>
                <m:sup>
                  <m:r>
                    <w:rPr>
                      <w:rFonts w:ascii="Times New Roman" w:eastAsia="Times New Roman" w:hAnsi="Times New Roman" w:cs="Times New Roman"/>
                      <w:sz w:val="24"/>
                      <w:szCs w:val="24"/>
                    </w:rPr>
                    <m:t>W</m:t>
                  </m:r>
                </m:sup>
              </m:sSubSup>
              <m:r>
                <w:rPr>
                  <w:rFonts w:ascii="Times New Roman" w:eastAsia="Times New Roman" w:hAnsi="Times New Roman" w:cs="Times New Roman"/>
                  <w:sz w:val="24"/>
                  <w:szCs w:val="24"/>
                </w:rPr>
                <m:t>)</m:t>
              </m:r>
            </m:oMath>
          </w:p>
        </w:tc>
        <w:tc>
          <w:tcPr>
            <w:tcW w:w="1260" w:type="dxa"/>
            <w:tcBorders>
              <w:top w:val="nil"/>
              <w:left w:val="nil"/>
              <w:bottom w:val="nil"/>
              <w:right w:val="nil"/>
            </w:tcBorders>
            <w:tcMar>
              <w:top w:w="100" w:type="dxa"/>
              <w:left w:w="100" w:type="dxa"/>
              <w:bottom w:w="100" w:type="dxa"/>
              <w:right w:w="100" w:type="dxa"/>
            </w:tcMar>
          </w:tcPr>
          <w:p w14:paraId="54FF3F0D"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w:t>
            </w:r>
          </w:p>
        </w:tc>
        <w:tc>
          <w:tcPr>
            <w:tcW w:w="1005" w:type="dxa"/>
            <w:tcBorders>
              <w:top w:val="nil"/>
              <w:left w:val="nil"/>
              <w:bottom w:val="nil"/>
              <w:right w:val="nil"/>
            </w:tcBorders>
            <w:tcMar>
              <w:top w:w="100" w:type="dxa"/>
              <w:left w:w="100" w:type="dxa"/>
              <w:bottom w:w="100" w:type="dxa"/>
              <w:right w:w="100" w:type="dxa"/>
            </w:tcMar>
          </w:tcPr>
          <w:p w14:paraId="54FF3F0E"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1170" w:type="dxa"/>
            <w:tcBorders>
              <w:top w:val="nil"/>
              <w:left w:val="nil"/>
              <w:bottom w:val="nil"/>
              <w:right w:val="nil"/>
            </w:tcBorders>
            <w:tcMar>
              <w:top w:w="100" w:type="dxa"/>
              <w:left w:w="100" w:type="dxa"/>
              <w:bottom w:w="100" w:type="dxa"/>
              <w:right w:w="100" w:type="dxa"/>
            </w:tcMar>
          </w:tcPr>
          <w:p w14:paraId="54FF3F0F"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-1.13</w:t>
            </w:r>
          </w:p>
        </w:tc>
        <w:tc>
          <w:tcPr>
            <w:tcW w:w="1860" w:type="dxa"/>
            <w:tcBorders>
              <w:top w:val="nil"/>
              <w:left w:val="nil"/>
              <w:bottom w:val="nil"/>
              <w:right w:val="nil"/>
            </w:tcBorders>
            <w:tcMar>
              <w:top w:w="100" w:type="dxa"/>
              <w:left w:w="100" w:type="dxa"/>
              <w:bottom w:w="100" w:type="dxa"/>
              <w:right w:w="100" w:type="dxa"/>
            </w:tcMar>
          </w:tcPr>
          <w:p w14:paraId="54FF3F10"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0.257</w:t>
            </w:r>
          </w:p>
        </w:tc>
      </w:tr>
      <w:tr w:rsidR="00960FEF" w14:paraId="54FF3F13" w14:textId="77777777">
        <w:trPr>
          <w:trHeight w:val="500"/>
        </w:trPr>
        <w:tc>
          <w:tcPr>
            <w:tcW w:w="9045" w:type="dxa"/>
            <w:gridSpan w:val="5"/>
            <w:tcBorders>
              <w:top w:val="nil"/>
              <w:left w:val="nil"/>
              <w:bottom w:val="nil"/>
              <w:right w:val="nil"/>
            </w:tcBorders>
            <w:tcMar>
              <w:top w:w="100" w:type="dxa"/>
              <w:left w:w="100" w:type="dxa"/>
              <w:bottom w:w="100" w:type="dxa"/>
              <w:right w:w="100" w:type="dxa"/>
            </w:tcMar>
          </w:tcPr>
          <w:p w14:paraId="54FF3F12" w14:textId="77777777" w:rsidR="00960FEF" w:rsidRDefault="00C54839">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Closeness</w:t>
            </w:r>
            <w:proofErr w:type="spellEnd"/>
            <w:r>
              <w:rPr>
                <w:rFonts w:ascii="Times New Roman" w:eastAsia="Times New Roman" w:hAnsi="Times New Roman" w:cs="Times New Roman"/>
                <w:b/>
                <w:sz w:val="24"/>
                <w:szCs w:val="24"/>
              </w:rPr>
              <w:t xml:space="preserv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w:r>
              <w:rPr>
                <w:rFonts w:ascii="Times New Roman" w:eastAsia="Times New Roman" w:hAnsi="Times New Roman" w:cs="Times New Roman"/>
                <w:b/>
                <w:sz w:val="24"/>
                <w:szCs w:val="24"/>
              </w:rPr>
              <w:t xml:space="preserve">) </w:t>
            </w:r>
          </w:p>
        </w:tc>
      </w:tr>
      <w:tr w:rsidR="00960FEF" w14:paraId="54FF3F19"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14"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Intercept</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F15"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-1.53</w:t>
            </w:r>
          </w:p>
        </w:tc>
        <w:tc>
          <w:tcPr>
            <w:tcW w:w="1005" w:type="dxa"/>
            <w:tcBorders>
              <w:top w:val="nil"/>
              <w:left w:val="nil"/>
              <w:bottom w:val="nil"/>
              <w:right w:val="nil"/>
            </w:tcBorders>
            <w:tcMar>
              <w:top w:w="100" w:type="dxa"/>
              <w:left w:w="100" w:type="dxa"/>
              <w:bottom w:w="100" w:type="dxa"/>
              <w:right w:w="100" w:type="dxa"/>
            </w:tcMar>
          </w:tcPr>
          <w:p w14:paraId="54FF3F16"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1170" w:type="dxa"/>
            <w:tcBorders>
              <w:top w:val="nil"/>
              <w:left w:val="nil"/>
              <w:bottom w:val="nil"/>
              <w:right w:val="nil"/>
            </w:tcBorders>
            <w:tcMar>
              <w:top w:w="100" w:type="dxa"/>
              <w:left w:w="100" w:type="dxa"/>
              <w:bottom w:w="100" w:type="dxa"/>
              <w:right w:w="100" w:type="dxa"/>
            </w:tcMar>
          </w:tcPr>
          <w:p w14:paraId="54FF3F17"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-6.13</w:t>
            </w:r>
          </w:p>
        </w:tc>
        <w:tc>
          <w:tcPr>
            <w:tcW w:w="1860" w:type="dxa"/>
            <w:tcBorders>
              <w:top w:val="nil"/>
              <w:left w:val="nil"/>
              <w:bottom w:val="nil"/>
              <w:right w:val="nil"/>
            </w:tcBorders>
            <w:tcMar>
              <w:top w:w="100" w:type="dxa"/>
              <w:left w:w="100" w:type="dxa"/>
              <w:bottom w:w="100" w:type="dxa"/>
              <w:right w:w="100" w:type="dxa"/>
            </w:tcMar>
          </w:tcPr>
          <w:p w14:paraId="54FF3F18"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&lt;0.001</w:t>
            </w:r>
          </w:p>
        </w:tc>
      </w:tr>
      <w:tr w:rsidR="00960FEF" w14:paraId="54FF3F1F"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1A"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F1B"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0.11</w:t>
            </w:r>
          </w:p>
        </w:tc>
        <w:tc>
          <w:tcPr>
            <w:tcW w:w="1005" w:type="dxa"/>
            <w:tcBorders>
              <w:top w:val="nil"/>
              <w:left w:val="nil"/>
              <w:bottom w:val="nil"/>
              <w:right w:val="nil"/>
            </w:tcBorders>
            <w:tcMar>
              <w:top w:w="100" w:type="dxa"/>
              <w:left w:w="100" w:type="dxa"/>
              <w:bottom w:w="100" w:type="dxa"/>
              <w:right w:w="100" w:type="dxa"/>
            </w:tcMar>
          </w:tcPr>
          <w:p w14:paraId="54FF3F1C"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w:t>
            </w:r>
          </w:p>
        </w:tc>
        <w:tc>
          <w:tcPr>
            <w:tcW w:w="1170" w:type="dxa"/>
            <w:tcBorders>
              <w:top w:val="nil"/>
              <w:left w:val="nil"/>
              <w:bottom w:val="nil"/>
              <w:right w:val="nil"/>
            </w:tcBorders>
            <w:tcMar>
              <w:top w:w="100" w:type="dxa"/>
              <w:left w:w="100" w:type="dxa"/>
              <w:bottom w:w="100" w:type="dxa"/>
              <w:right w:w="100" w:type="dxa"/>
            </w:tcMar>
          </w:tcPr>
          <w:p w14:paraId="54FF3F1D"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0.41</w:t>
            </w:r>
          </w:p>
        </w:tc>
        <w:tc>
          <w:tcPr>
            <w:tcW w:w="1860" w:type="dxa"/>
            <w:tcBorders>
              <w:top w:val="nil"/>
              <w:left w:val="nil"/>
              <w:bottom w:val="nil"/>
              <w:right w:val="nil"/>
            </w:tcBorders>
            <w:tcMar>
              <w:top w:w="100" w:type="dxa"/>
              <w:left w:w="100" w:type="dxa"/>
              <w:bottom w:w="100" w:type="dxa"/>
              <w:right w:w="100" w:type="dxa"/>
            </w:tcMar>
          </w:tcPr>
          <w:p w14:paraId="54FF3F1E"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0.678</w:t>
            </w:r>
          </w:p>
        </w:tc>
      </w:tr>
      <w:tr w:rsidR="00960FEF" w14:paraId="54FF3F25"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20"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F21"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005" w:type="dxa"/>
            <w:tcBorders>
              <w:top w:val="nil"/>
              <w:left w:val="nil"/>
              <w:bottom w:val="nil"/>
              <w:right w:val="nil"/>
            </w:tcBorders>
            <w:tcMar>
              <w:top w:w="100" w:type="dxa"/>
              <w:left w:w="100" w:type="dxa"/>
              <w:bottom w:w="100" w:type="dxa"/>
              <w:right w:w="100" w:type="dxa"/>
            </w:tcMar>
          </w:tcPr>
          <w:p w14:paraId="54FF3F22"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c>
          <w:tcPr>
            <w:tcW w:w="1170" w:type="dxa"/>
            <w:tcBorders>
              <w:top w:val="nil"/>
              <w:left w:val="nil"/>
              <w:bottom w:val="nil"/>
              <w:right w:val="nil"/>
            </w:tcBorders>
            <w:tcMar>
              <w:top w:w="100" w:type="dxa"/>
              <w:left w:w="100" w:type="dxa"/>
              <w:bottom w:w="100" w:type="dxa"/>
              <w:right w:w="100" w:type="dxa"/>
            </w:tcMar>
          </w:tcPr>
          <w:p w14:paraId="54FF3F23"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-2.63</w:t>
            </w:r>
          </w:p>
        </w:tc>
        <w:tc>
          <w:tcPr>
            <w:tcW w:w="1860" w:type="dxa"/>
            <w:tcBorders>
              <w:top w:val="nil"/>
              <w:left w:val="nil"/>
              <w:bottom w:val="nil"/>
              <w:right w:val="nil"/>
            </w:tcBorders>
            <w:tcMar>
              <w:top w:w="100" w:type="dxa"/>
              <w:left w:w="100" w:type="dxa"/>
              <w:bottom w:w="100" w:type="dxa"/>
              <w:right w:w="100" w:type="dxa"/>
            </w:tcMar>
          </w:tcPr>
          <w:p w14:paraId="54FF3F24" w14:textId="77777777" w:rsidR="00960FEF" w:rsidRDefault="00C5483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0.009</w:t>
            </w:r>
          </w:p>
        </w:tc>
      </w:tr>
      <w:tr w:rsidR="00960FEF" w14:paraId="54FF3F2B"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26" w14:textId="77777777" w:rsidR="00960FEF" w:rsidRDefault="00FE0235">
            <w:pP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m:oMathPara>
          </w:p>
        </w:tc>
        <w:tc>
          <w:tcPr>
            <w:tcW w:w="1260" w:type="dxa"/>
            <w:tcBorders>
              <w:top w:val="nil"/>
              <w:left w:val="nil"/>
              <w:bottom w:val="nil"/>
              <w:right w:val="nil"/>
            </w:tcBorders>
            <w:tcMar>
              <w:top w:w="100" w:type="dxa"/>
              <w:left w:w="100" w:type="dxa"/>
              <w:bottom w:w="100" w:type="dxa"/>
              <w:right w:w="100" w:type="dxa"/>
            </w:tcMar>
          </w:tcPr>
          <w:p w14:paraId="54FF3F27"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1005" w:type="dxa"/>
            <w:tcBorders>
              <w:top w:val="nil"/>
              <w:left w:val="nil"/>
              <w:bottom w:val="nil"/>
              <w:right w:val="nil"/>
            </w:tcBorders>
            <w:tcMar>
              <w:top w:w="100" w:type="dxa"/>
              <w:left w:w="100" w:type="dxa"/>
              <w:bottom w:w="100" w:type="dxa"/>
              <w:right w:w="100" w:type="dxa"/>
            </w:tcMar>
          </w:tcPr>
          <w:p w14:paraId="54FF3F28"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0.24</w:t>
            </w:r>
          </w:p>
        </w:tc>
        <w:tc>
          <w:tcPr>
            <w:tcW w:w="1170" w:type="dxa"/>
            <w:tcBorders>
              <w:top w:val="nil"/>
              <w:left w:val="nil"/>
              <w:bottom w:val="nil"/>
              <w:right w:val="nil"/>
            </w:tcBorders>
            <w:tcMar>
              <w:top w:w="100" w:type="dxa"/>
              <w:left w:w="100" w:type="dxa"/>
              <w:bottom w:w="100" w:type="dxa"/>
              <w:right w:w="100" w:type="dxa"/>
            </w:tcMar>
          </w:tcPr>
          <w:p w14:paraId="54FF3F29"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0.35</w:t>
            </w:r>
          </w:p>
        </w:tc>
        <w:tc>
          <w:tcPr>
            <w:tcW w:w="1860" w:type="dxa"/>
            <w:tcBorders>
              <w:top w:val="nil"/>
              <w:left w:val="nil"/>
              <w:bottom w:val="nil"/>
              <w:right w:val="nil"/>
            </w:tcBorders>
            <w:tcMar>
              <w:top w:w="100" w:type="dxa"/>
              <w:left w:w="100" w:type="dxa"/>
              <w:bottom w:w="100" w:type="dxa"/>
              <w:right w:w="100" w:type="dxa"/>
            </w:tcMar>
          </w:tcPr>
          <w:p w14:paraId="54FF3F2A"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0.729</w:t>
            </w:r>
          </w:p>
        </w:tc>
      </w:tr>
      <w:tr w:rsidR="00960FEF" w14:paraId="54FF3F31"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2C"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p>
        </w:tc>
        <w:tc>
          <w:tcPr>
            <w:tcW w:w="1260" w:type="dxa"/>
            <w:tcBorders>
              <w:top w:val="nil"/>
              <w:left w:val="nil"/>
              <w:bottom w:val="nil"/>
              <w:right w:val="nil"/>
            </w:tcBorders>
            <w:tcMar>
              <w:top w:w="100" w:type="dxa"/>
              <w:left w:w="100" w:type="dxa"/>
              <w:bottom w:w="100" w:type="dxa"/>
              <w:right w:w="100" w:type="dxa"/>
            </w:tcMar>
          </w:tcPr>
          <w:p w14:paraId="54FF3F2D"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1.07</w:t>
            </w:r>
          </w:p>
        </w:tc>
        <w:tc>
          <w:tcPr>
            <w:tcW w:w="1005" w:type="dxa"/>
            <w:tcBorders>
              <w:top w:val="nil"/>
              <w:left w:val="nil"/>
              <w:bottom w:val="nil"/>
              <w:right w:val="nil"/>
            </w:tcBorders>
            <w:tcMar>
              <w:top w:w="100" w:type="dxa"/>
              <w:left w:w="100" w:type="dxa"/>
              <w:bottom w:w="100" w:type="dxa"/>
              <w:right w:w="100" w:type="dxa"/>
            </w:tcMar>
          </w:tcPr>
          <w:p w14:paraId="54FF3F2E"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0.35</w:t>
            </w:r>
          </w:p>
        </w:tc>
        <w:tc>
          <w:tcPr>
            <w:tcW w:w="1170" w:type="dxa"/>
            <w:tcBorders>
              <w:top w:val="nil"/>
              <w:left w:val="nil"/>
              <w:bottom w:val="nil"/>
              <w:right w:val="nil"/>
            </w:tcBorders>
            <w:tcMar>
              <w:top w:w="100" w:type="dxa"/>
              <w:left w:w="100" w:type="dxa"/>
              <w:bottom w:w="100" w:type="dxa"/>
              <w:right w:w="100" w:type="dxa"/>
            </w:tcMar>
          </w:tcPr>
          <w:p w14:paraId="54FF3F2F"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3.05</w:t>
            </w:r>
          </w:p>
        </w:tc>
        <w:tc>
          <w:tcPr>
            <w:tcW w:w="1860" w:type="dxa"/>
            <w:tcBorders>
              <w:top w:val="nil"/>
              <w:left w:val="nil"/>
              <w:bottom w:val="nil"/>
              <w:right w:val="nil"/>
            </w:tcBorders>
            <w:tcMar>
              <w:top w:w="100" w:type="dxa"/>
              <w:left w:w="100" w:type="dxa"/>
              <w:bottom w:w="100" w:type="dxa"/>
              <w:right w:w="100" w:type="dxa"/>
            </w:tcMar>
          </w:tcPr>
          <w:p w14:paraId="54FF3F30" w14:textId="77777777" w:rsidR="00960FEF" w:rsidRDefault="00C5483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0.002</w:t>
            </w:r>
          </w:p>
        </w:tc>
      </w:tr>
      <w:tr w:rsidR="00960FEF" w14:paraId="54FF3F37" w14:textId="77777777">
        <w:trPr>
          <w:trHeight w:val="760"/>
        </w:trPr>
        <w:tc>
          <w:tcPr>
            <w:tcW w:w="3750" w:type="dxa"/>
            <w:tcBorders>
              <w:top w:val="nil"/>
              <w:left w:val="nil"/>
              <w:bottom w:val="nil"/>
              <w:right w:val="nil"/>
            </w:tcBorders>
            <w:tcMar>
              <w:top w:w="100" w:type="dxa"/>
              <w:left w:w="100" w:type="dxa"/>
              <w:bottom w:w="100" w:type="dxa"/>
              <w:right w:w="100" w:type="dxa"/>
            </w:tcMar>
          </w:tcPr>
          <w:p w14:paraId="54FF3F32"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p>
        </w:tc>
        <w:tc>
          <w:tcPr>
            <w:tcW w:w="1260" w:type="dxa"/>
            <w:tcBorders>
              <w:top w:val="nil"/>
              <w:left w:val="nil"/>
              <w:bottom w:val="nil"/>
              <w:right w:val="nil"/>
            </w:tcBorders>
            <w:tcMar>
              <w:top w:w="100" w:type="dxa"/>
              <w:left w:w="100" w:type="dxa"/>
              <w:bottom w:w="100" w:type="dxa"/>
              <w:right w:w="100" w:type="dxa"/>
            </w:tcMar>
          </w:tcPr>
          <w:p w14:paraId="54FF3F33"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c>
          <w:tcPr>
            <w:tcW w:w="1005" w:type="dxa"/>
            <w:tcBorders>
              <w:top w:val="nil"/>
              <w:left w:val="nil"/>
              <w:bottom w:val="nil"/>
              <w:right w:val="nil"/>
            </w:tcBorders>
            <w:tcMar>
              <w:top w:w="100" w:type="dxa"/>
              <w:left w:w="100" w:type="dxa"/>
              <w:bottom w:w="100" w:type="dxa"/>
              <w:right w:w="100" w:type="dxa"/>
            </w:tcMar>
          </w:tcPr>
          <w:p w14:paraId="54FF3F34"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w:t>
            </w:r>
          </w:p>
        </w:tc>
        <w:tc>
          <w:tcPr>
            <w:tcW w:w="1170" w:type="dxa"/>
            <w:tcBorders>
              <w:top w:val="nil"/>
              <w:left w:val="nil"/>
              <w:bottom w:val="nil"/>
              <w:right w:val="nil"/>
            </w:tcBorders>
            <w:tcMar>
              <w:top w:w="100" w:type="dxa"/>
              <w:left w:w="100" w:type="dxa"/>
              <w:bottom w:w="100" w:type="dxa"/>
              <w:right w:w="100" w:type="dxa"/>
            </w:tcMar>
          </w:tcPr>
          <w:p w14:paraId="54FF3F35"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w:t>
            </w:r>
          </w:p>
        </w:tc>
        <w:tc>
          <w:tcPr>
            <w:tcW w:w="1860" w:type="dxa"/>
            <w:tcBorders>
              <w:top w:val="nil"/>
              <w:left w:val="nil"/>
              <w:bottom w:val="nil"/>
              <w:right w:val="nil"/>
            </w:tcBorders>
            <w:tcMar>
              <w:top w:w="100" w:type="dxa"/>
              <w:left w:w="100" w:type="dxa"/>
              <w:bottom w:w="100" w:type="dxa"/>
              <w:right w:w="100" w:type="dxa"/>
            </w:tcMar>
          </w:tcPr>
          <w:p w14:paraId="54FF3F36"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0.862</w:t>
            </w:r>
          </w:p>
        </w:tc>
      </w:tr>
      <w:tr w:rsidR="00960FEF" w14:paraId="54FF3F3D"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38" w14:textId="77777777" w:rsidR="00960FEF" w:rsidRDefault="00C54839">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Betweenness</w:t>
            </w:r>
            <w:proofErr w:type="spellEnd"/>
            <w:r>
              <w:rPr>
                <w:rFonts w:ascii="Times New Roman" w:eastAsia="Times New Roman" w:hAnsi="Times New Roman" w:cs="Times New Roman"/>
                <w:b/>
                <w:sz w:val="24"/>
                <w:szCs w:val="24"/>
              </w:rPr>
              <w:t xml:space="preserv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Pr>
                <w:rFonts w:ascii="Times New Roman" w:eastAsia="Times New Roman" w:hAnsi="Times New Roman" w:cs="Times New Roman"/>
                <w:b/>
                <w:sz w:val="24"/>
                <w:szCs w:val="24"/>
              </w:rPr>
              <w:t>)</w:t>
            </w:r>
          </w:p>
        </w:tc>
        <w:tc>
          <w:tcPr>
            <w:tcW w:w="1260" w:type="dxa"/>
            <w:tcBorders>
              <w:top w:val="nil"/>
              <w:left w:val="nil"/>
              <w:bottom w:val="nil"/>
              <w:right w:val="nil"/>
            </w:tcBorders>
            <w:tcMar>
              <w:top w:w="100" w:type="dxa"/>
              <w:left w:w="100" w:type="dxa"/>
              <w:bottom w:w="100" w:type="dxa"/>
              <w:right w:w="100" w:type="dxa"/>
            </w:tcMar>
          </w:tcPr>
          <w:p w14:paraId="54FF3F39" w14:textId="77777777" w:rsidR="00960FEF" w:rsidRDefault="00960FEF">
            <w:pPr>
              <w:jc w:val="center"/>
              <w:rPr>
                <w:rFonts w:ascii="Times New Roman" w:eastAsia="Times New Roman" w:hAnsi="Times New Roman" w:cs="Times New Roman"/>
                <w:sz w:val="24"/>
                <w:szCs w:val="24"/>
              </w:rPr>
            </w:pPr>
          </w:p>
        </w:tc>
        <w:tc>
          <w:tcPr>
            <w:tcW w:w="1005" w:type="dxa"/>
            <w:tcBorders>
              <w:top w:val="nil"/>
              <w:left w:val="nil"/>
              <w:bottom w:val="nil"/>
              <w:right w:val="nil"/>
            </w:tcBorders>
            <w:tcMar>
              <w:top w:w="100" w:type="dxa"/>
              <w:left w:w="100" w:type="dxa"/>
              <w:bottom w:w="100" w:type="dxa"/>
              <w:right w:w="100" w:type="dxa"/>
            </w:tcMar>
          </w:tcPr>
          <w:p w14:paraId="54FF3F3A" w14:textId="77777777" w:rsidR="00960FEF" w:rsidRDefault="00960FEF">
            <w:pPr>
              <w:jc w:val="center"/>
              <w:rPr>
                <w:rFonts w:ascii="Times New Roman" w:eastAsia="Times New Roman" w:hAnsi="Times New Roman" w:cs="Times New Roman"/>
                <w:sz w:val="24"/>
                <w:szCs w:val="24"/>
              </w:rPr>
            </w:pPr>
          </w:p>
        </w:tc>
        <w:tc>
          <w:tcPr>
            <w:tcW w:w="1170" w:type="dxa"/>
            <w:tcBorders>
              <w:top w:val="nil"/>
              <w:left w:val="nil"/>
              <w:bottom w:val="nil"/>
              <w:right w:val="nil"/>
            </w:tcBorders>
            <w:tcMar>
              <w:top w:w="100" w:type="dxa"/>
              <w:left w:w="100" w:type="dxa"/>
              <w:bottom w:w="100" w:type="dxa"/>
              <w:right w:w="100" w:type="dxa"/>
            </w:tcMar>
          </w:tcPr>
          <w:p w14:paraId="54FF3F3B" w14:textId="77777777" w:rsidR="00960FEF" w:rsidRDefault="00960FEF">
            <w:pPr>
              <w:jc w:val="center"/>
              <w:rPr>
                <w:rFonts w:ascii="Times New Roman" w:eastAsia="Times New Roman" w:hAnsi="Times New Roman" w:cs="Times New Roman"/>
                <w:sz w:val="24"/>
                <w:szCs w:val="24"/>
              </w:rPr>
            </w:pPr>
          </w:p>
        </w:tc>
        <w:tc>
          <w:tcPr>
            <w:tcW w:w="1860" w:type="dxa"/>
            <w:tcBorders>
              <w:top w:val="nil"/>
              <w:left w:val="nil"/>
              <w:bottom w:val="nil"/>
              <w:right w:val="nil"/>
            </w:tcBorders>
            <w:tcMar>
              <w:top w:w="100" w:type="dxa"/>
              <w:left w:w="100" w:type="dxa"/>
              <w:bottom w:w="100" w:type="dxa"/>
              <w:right w:w="100" w:type="dxa"/>
            </w:tcMar>
          </w:tcPr>
          <w:p w14:paraId="54FF3F3C" w14:textId="77777777" w:rsidR="00960FEF" w:rsidRDefault="00960FEF">
            <w:pPr>
              <w:jc w:val="center"/>
              <w:rPr>
                <w:rFonts w:ascii="Times New Roman" w:eastAsia="Times New Roman" w:hAnsi="Times New Roman" w:cs="Times New Roman"/>
                <w:sz w:val="24"/>
                <w:szCs w:val="24"/>
              </w:rPr>
            </w:pPr>
          </w:p>
        </w:tc>
      </w:tr>
      <w:tr w:rsidR="00960FEF" w14:paraId="54FF3F43"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3E" w14:textId="77777777" w:rsidR="00960FEF" w:rsidRDefault="00C54839">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Intercept</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F3F"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-1.58</w:t>
            </w:r>
          </w:p>
        </w:tc>
        <w:tc>
          <w:tcPr>
            <w:tcW w:w="1005" w:type="dxa"/>
            <w:tcBorders>
              <w:top w:val="nil"/>
              <w:left w:val="nil"/>
              <w:bottom w:val="nil"/>
              <w:right w:val="nil"/>
            </w:tcBorders>
            <w:tcMar>
              <w:top w:w="100" w:type="dxa"/>
              <w:left w:w="100" w:type="dxa"/>
              <w:bottom w:w="100" w:type="dxa"/>
              <w:right w:w="100" w:type="dxa"/>
            </w:tcMar>
          </w:tcPr>
          <w:p w14:paraId="54FF3F40"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c>
          <w:tcPr>
            <w:tcW w:w="1170" w:type="dxa"/>
            <w:tcBorders>
              <w:top w:val="nil"/>
              <w:left w:val="nil"/>
              <w:bottom w:val="nil"/>
              <w:right w:val="nil"/>
            </w:tcBorders>
            <w:tcMar>
              <w:top w:w="100" w:type="dxa"/>
              <w:left w:w="100" w:type="dxa"/>
              <w:bottom w:w="100" w:type="dxa"/>
              <w:right w:w="100" w:type="dxa"/>
            </w:tcMar>
          </w:tcPr>
          <w:p w14:paraId="54FF3F41"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-10.90</w:t>
            </w:r>
          </w:p>
        </w:tc>
        <w:tc>
          <w:tcPr>
            <w:tcW w:w="1860" w:type="dxa"/>
            <w:tcBorders>
              <w:top w:val="nil"/>
              <w:left w:val="nil"/>
              <w:bottom w:val="nil"/>
              <w:right w:val="nil"/>
            </w:tcBorders>
            <w:tcMar>
              <w:top w:w="100" w:type="dxa"/>
              <w:left w:w="100" w:type="dxa"/>
              <w:bottom w:w="100" w:type="dxa"/>
              <w:right w:w="100" w:type="dxa"/>
            </w:tcMar>
          </w:tcPr>
          <w:p w14:paraId="54FF3F42"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&lt;0.001</w:t>
            </w:r>
          </w:p>
        </w:tc>
      </w:tr>
      <w:tr w:rsidR="00960FEF" w14:paraId="54FF3F49"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44"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F45"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-0.29</w:t>
            </w:r>
          </w:p>
        </w:tc>
        <w:tc>
          <w:tcPr>
            <w:tcW w:w="1005" w:type="dxa"/>
            <w:tcBorders>
              <w:top w:val="nil"/>
              <w:left w:val="nil"/>
              <w:bottom w:val="nil"/>
              <w:right w:val="nil"/>
            </w:tcBorders>
            <w:tcMar>
              <w:top w:w="100" w:type="dxa"/>
              <w:left w:w="100" w:type="dxa"/>
              <w:bottom w:w="100" w:type="dxa"/>
              <w:right w:w="100" w:type="dxa"/>
            </w:tcMar>
          </w:tcPr>
          <w:p w14:paraId="54FF3F46"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w:t>
            </w:r>
          </w:p>
        </w:tc>
        <w:tc>
          <w:tcPr>
            <w:tcW w:w="1170" w:type="dxa"/>
            <w:tcBorders>
              <w:top w:val="nil"/>
              <w:left w:val="nil"/>
              <w:bottom w:val="nil"/>
              <w:right w:val="nil"/>
            </w:tcBorders>
            <w:tcMar>
              <w:top w:w="100" w:type="dxa"/>
              <w:left w:w="100" w:type="dxa"/>
              <w:bottom w:w="100" w:type="dxa"/>
              <w:right w:w="100" w:type="dxa"/>
            </w:tcMar>
          </w:tcPr>
          <w:p w14:paraId="54FF3F47"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-1.37</w:t>
            </w:r>
          </w:p>
        </w:tc>
        <w:tc>
          <w:tcPr>
            <w:tcW w:w="1860" w:type="dxa"/>
            <w:tcBorders>
              <w:top w:val="nil"/>
              <w:left w:val="nil"/>
              <w:bottom w:val="nil"/>
              <w:right w:val="nil"/>
            </w:tcBorders>
            <w:tcMar>
              <w:top w:w="100" w:type="dxa"/>
              <w:left w:w="100" w:type="dxa"/>
              <w:bottom w:w="100" w:type="dxa"/>
              <w:right w:w="100" w:type="dxa"/>
            </w:tcMar>
          </w:tcPr>
          <w:p w14:paraId="54FF3F48"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0.171</w:t>
            </w:r>
          </w:p>
        </w:tc>
      </w:tr>
      <w:tr w:rsidR="00960FEF" w14:paraId="54FF3F4F"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4A"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4FF3F4B"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c>
          <w:tcPr>
            <w:tcW w:w="1005" w:type="dxa"/>
            <w:tcBorders>
              <w:top w:val="nil"/>
              <w:left w:val="nil"/>
              <w:bottom w:val="nil"/>
              <w:right w:val="nil"/>
            </w:tcBorders>
            <w:tcMar>
              <w:top w:w="100" w:type="dxa"/>
              <w:left w:w="100" w:type="dxa"/>
              <w:bottom w:w="100" w:type="dxa"/>
              <w:right w:w="100" w:type="dxa"/>
            </w:tcMar>
          </w:tcPr>
          <w:p w14:paraId="54FF3F4C"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170" w:type="dxa"/>
            <w:tcBorders>
              <w:top w:val="nil"/>
              <w:left w:val="nil"/>
              <w:bottom w:val="nil"/>
              <w:right w:val="nil"/>
            </w:tcBorders>
            <w:tcMar>
              <w:top w:w="100" w:type="dxa"/>
              <w:left w:w="100" w:type="dxa"/>
              <w:bottom w:w="100" w:type="dxa"/>
              <w:right w:w="100" w:type="dxa"/>
            </w:tcMar>
          </w:tcPr>
          <w:p w14:paraId="54FF3F4D"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-2.83</w:t>
            </w:r>
          </w:p>
        </w:tc>
        <w:tc>
          <w:tcPr>
            <w:tcW w:w="1860" w:type="dxa"/>
            <w:tcBorders>
              <w:top w:val="nil"/>
              <w:left w:val="nil"/>
              <w:bottom w:val="nil"/>
              <w:right w:val="nil"/>
            </w:tcBorders>
            <w:tcMar>
              <w:top w:w="100" w:type="dxa"/>
              <w:left w:w="100" w:type="dxa"/>
              <w:bottom w:w="100" w:type="dxa"/>
              <w:right w:w="100" w:type="dxa"/>
            </w:tcMar>
          </w:tcPr>
          <w:p w14:paraId="54FF3F4E" w14:textId="77777777" w:rsidR="00960FEF" w:rsidRDefault="00C5483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0.005</w:t>
            </w:r>
          </w:p>
        </w:tc>
      </w:tr>
      <w:tr w:rsidR="00960FEF" w14:paraId="54FF3F55"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50" w14:textId="77777777" w:rsidR="00960FEF" w:rsidRDefault="00FE0235">
            <w:pP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m:oMathPara>
          </w:p>
        </w:tc>
        <w:tc>
          <w:tcPr>
            <w:tcW w:w="1260" w:type="dxa"/>
            <w:tcBorders>
              <w:top w:val="nil"/>
              <w:left w:val="nil"/>
              <w:bottom w:val="nil"/>
              <w:right w:val="nil"/>
            </w:tcBorders>
            <w:tcMar>
              <w:top w:w="100" w:type="dxa"/>
              <w:left w:w="100" w:type="dxa"/>
              <w:bottom w:w="100" w:type="dxa"/>
              <w:right w:w="100" w:type="dxa"/>
            </w:tcMar>
          </w:tcPr>
          <w:p w14:paraId="54FF3F51"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-0.002</w:t>
            </w:r>
          </w:p>
        </w:tc>
        <w:tc>
          <w:tcPr>
            <w:tcW w:w="1005" w:type="dxa"/>
            <w:tcBorders>
              <w:top w:val="nil"/>
              <w:left w:val="nil"/>
              <w:bottom w:val="nil"/>
              <w:right w:val="nil"/>
            </w:tcBorders>
            <w:tcMar>
              <w:top w:w="100" w:type="dxa"/>
              <w:left w:w="100" w:type="dxa"/>
              <w:bottom w:w="100" w:type="dxa"/>
              <w:right w:w="100" w:type="dxa"/>
            </w:tcMar>
          </w:tcPr>
          <w:p w14:paraId="54FF3F52"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170" w:type="dxa"/>
            <w:tcBorders>
              <w:top w:val="nil"/>
              <w:left w:val="nil"/>
              <w:bottom w:val="nil"/>
              <w:right w:val="nil"/>
            </w:tcBorders>
            <w:tcMar>
              <w:top w:w="100" w:type="dxa"/>
              <w:left w:w="100" w:type="dxa"/>
              <w:bottom w:w="100" w:type="dxa"/>
              <w:right w:w="100" w:type="dxa"/>
            </w:tcMar>
          </w:tcPr>
          <w:p w14:paraId="54FF3F53"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860" w:type="dxa"/>
            <w:tcBorders>
              <w:top w:val="nil"/>
              <w:left w:val="nil"/>
              <w:bottom w:val="nil"/>
              <w:right w:val="nil"/>
            </w:tcBorders>
            <w:tcMar>
              <w:top w:w="100" w:type="dxa"/>
              <w:left w:w="100" w:type="dxa"/>
              <w:bottom w:w="100" w:type="dxa"/>
              <w:right w:w="100" w:type="dxa"/>
            </w:tcMar>
          </w:tcPr>
          <w:p w14:paraId="54FF3F54"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0.842</w:t>
            </w:r>
          </w:p>
        </w:tc>
      </w:tr>
      <w:tr w:rsidR="00960FEF" w14:paraId="54FF3F5B" w14:textId="77777777">
        <w:trPr>
          <w:trHeight w:val="500"/>
        </w:trPr>
        <w:tc>
          <w:tcPr>
            <w:tcW w:w="3750" w:type="dxa"/>
            <w:tcBorders>
              <w:top w:val="nil"/>
              <w:left w:val="nil"/>
              <w:bottom w:val="nil"/>
              <w:right w:val="nil"/>
            </w:tcBorders>
            <w:tcMar>
              <w:top w:w="100" w:type="dxa"/>
              <w:left w:w="100" w:type="dxa"/>
              <w:bottom w:w="100" w:type="dxa"/>
              <w:right w:w="100" w:type="dxa"/>
            </w:tcMar>
          </w:tcPr>
          <w:p w14:paraId="54FF3F56"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p>
        </w:tc>
        <w:tc>
          <w:tcPr>
            <w:tcW w:w="1260" w:type="dxa"/>
            <w:tcBorders>
              <w:top w:val="nil"/>
              <w:left w:val="nil"/>
              <w:bottom w:val="nil"/>
              <w:right w:val="nil"/>
            </w:tcBorders>
            <w:tcMar>
              <w:top w:w="100" w:type="dxa"/>
              <w:left w:w="100" w:type="dxa"/>
              <w:bottom w:w="100" w:type="dxa"/>
              <w:right w:w="100" w:type="dxa"/>
            </w:tcMar>
          </w:tcPr>
          <w:p w14:paraId="54FF3F57"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005" w:type="dxa"/>
            <w:tcBorders>
              <w:top w:val="nil"/>
              <w:left w:val="nil"/>
              <w:bottom w:val="nil"/>
              <w:right w:val="nil"/>
            </w:tcBorders>
            <w:tcMar>
              <w:top w:w="100" w:type="dxa"/>
              <w:left w:w="100" w:type="dxa"/>
              <w:bottom w:w="100" w:type="dxa"/>
              <w:right w:w="100" w:type="dxa"/>
            </w:tcMar>
          </w:tcPr>
          <w:p w14:paraId="54FF3F58"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1170" w:type="dxa"/>
            <w:tcBorders>
              <w:top w:val="nil"/>
              <w:left w:val="nil"/>
              <w:bottom w:val="nil"/>
              <w:right w:val="nil"/>
            </w:tcBorders>
            <w:tcMar>
              <w:top w:w="100" w:type="dxa"/>
              <w:left w:w="100" w:type="dxa"/>
              <w:bottom w:w="100" w:type="dxa"/>
              <w:right w:w="100" w:type="dxa"/>
            </w:tcMar>
          </w:tcPr>
          <w:p w14:paraId="54FF3F59"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c>
          <w:tcPr>
            <w:tcW w:w="1860" w:type="dxa"/>
            <w:tcBorders>
              <w:top w:val="nil"/>
              <w:left w:val="nil"/>
              <w:bottom w:val="nil"/>
              <w:right w:val="nil"/>
            </w:tcBorders>
            <w:tcMar>
              <w:top w:w="100" w:type="dxa"/>
              <w:left w:w="100" w:type="dxa"/>
              <w:bottom w:w="100" w:type="dxa"/>
              <w:right w:w="100" w:type="dxa"/>
            </w:tcMar>
          </w:tcPr>
          <w:p w14:paraId="54FF3F5A"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0.585</w:t>
            </w:r>
          </w:p>
        </w:tc>
      </w:tr>
      <w:tr w:rsidR="00960FEF" w14:paraId="54FF3F61" w14:textId="77777777">
        <w:trPr>
          <w:trHeight w:val="500"/>
        </w:trPr>
        <w:tc>
          <w:tcPr>
            <w:tcW w:w="3750" w:type="dxa"/>
            <w:tcBorders>
              <w:top w:val="nil"/>
              <w:left w:val="nil"/>
              <w:bottom w:val="single" w:sz="4" w:space="0" w:color="000000"/>
              <w:right w:val="nil"/>
            </w:tcBorders>
            <w:tcMar>
              <w:top w:w="100" w:type="dxa"/>
              <w:left w:w="100" w:type="dxa"/>
              <w:bottom w:w="100" w:type="dxa"/>
              <w:right w:w="100" w:type="dxa"/>
            </w:tcMar>
          </w:tcPr>
          <w:p w14:paraId="54FF3F5C" w14:textId="77777777" w:rsidR="00960FEF" w:rsidRDefault="00C5483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p>
        </w:tc>
        <w:tc>
          <w:tcPr>
            <w:tcW w:w="1260" w:type="dxa"/>
            <w:tcBorders>
              <w:top w:val="nil"/>
              <w:left w:val="nil"/>
              <w:bottom w:val="single" w:sz="4" w:space="0" w:color="000000"/>
              <w:right w:val="nil"/>
            </w:tcBorders>
            <w:tcMar>
              <w:top w:w="100" w:type="dxa"/>
              <w:left w:w="100" w:type="dxa"/>
              <w:bottom w:w="100" w:type="dxa"/>
              <w:right w:w="100" w:type="dxa"/>
            </w:tcMar>
          </w:tcPr>
          <w:p w14:paraId="54FF3F5D"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005" w:type="dxa"/>
            <w:tcBorders>
              <w:top w:val="nil"/>
              <w:left w:val="nil"/>
              <w:bottom w:val="single" w:sz="4" w:space="0" w:color="000000"/>
              <w:right w:val="nil"/>
            </w:tcBorders>
            <w:tcMar>
              <w:top w:w="100" w:type="dxa"/>
              <w:left w:w="100" w:type="dxa"/>
              <w:bottom w:w="100" w:type="dxa"/>
              <w:right w:w="100" w:type="dxa"/>
            </w:tcMar>
          </w:tcPr>
          <w:p w14:paraId="54FF3F5E"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170" w:type="dxa"/>
            <w:tcBorders>
              <w:top w:val="nil"/>
              <w:left w:val="nil"/>
              <w:bottom w:val="single" w:sz="4" w:space="0" w:color="000000"/>
              <w:right w:val="nil"/>
            </w:tcBorders>
            <w:tcMar>
              <w:top w:w="100" w:type="dxa"/>
              <w:left w:w="100" w:type="dxa"/>
              <w:bottom w:w="100" w:type="dxa"/>
              <w:right w:w="100" w:type="dxa"/>
            </w:tcMar>
          </w:tcPr>
          <w:p w14:paraId="54FF3F5F"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860" w:type="dxa"/>
            <w:tcBorders>
              <w:top w:val="nil"/>
              <w:left w:val="nil"/>
              <w:bottom w:val="single" w:sz="4" w:space="0" w:color="000000"/>
              <w:right w:val="nil"/>
            </w:tcBorders>
            <w:tcMar>
              <w:top w:w="100" w:type="dxa"/>
              <w:left w:w="100" w:type="dxa"/>
              <w:bottom w:w="100" w:type="dxa"/>
              <w:right w:w="100" w:type="dxa"/>
            </w:tcMar>
          </w:tcPr>
          <w:p w14:paraId="54FF3F60" w14:textId="77777777" w:rsidR="00960FEF" w:rsidRDefault="00C5483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0.693</w:t>
            </w:r>
          </w:p>
        </w:tc>
      </w:tr>
      <w:tr w:rsidR="00960FEF" w:rsidRPr="00FE0235" w14:paraId="54FF3F64" w14:textId="77777777">
        <w:trPr>
          <w:trHeight w:val="500"/>
        </w:trPr>
        <w:tc>
          <w:tcPr>
            <w:tcW w:w="9045" w:type="dxa"/>
            <w:gridSpan w:val="5"/>
            <w:tcBorders>
              <w:top w:val="nil"/>
              <w:left w:val="nil"/>
              <w:bottom w:val="nil"/>
              <w:right w:val="nil"/>
            </w:tcBorders>
            <w:tcMar>
              <w:top w:w="100" w:type="dxa"/>
              <w:left w:w="100" w:type="dxa"/>
              <w:bottom w:w="100" w:type="dxa"/>
              <w:right w:w="100" w:type="dxa"/>
            </w:tcMar>
          </w:tcPr>
          <w:p w14:paraId="54FF3F62" w14:textId="77777777" w:rsidR="00960FEF" w:rsidRPr="00D03DBA" w:rsidRDefault="00FE0235">
            <w:pPr>
              <w:rPr>
                <w:rFonts w:ascii="Times New Roman" w:eastAsia="Times New Roman" w:hAnsi="Times New Roman" w:cs="Times New Roman"/>
                <w:sz w:val="24"/>
                <w:szCs w:val="24"/>
                <w:lang w:val="en-GB"/>
              </w:rPr>
            </w:pP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GB"/>
                    </w:rPr>
                    <m:t>-</m:t>
                  </m:r>
                  <m:r>
                    <m:rPr>
                      <m:sty m:val="bi"/>
                    </m:rPr>
                    <w:rPr>
                      <w:rFonts w:ascii="Times New Roman" w:eastAsia="Times New Roman" w:hAnsi="Times New Roman" w:cs="Times New Roman"/>
                      <w:sz w:val="24"/>
                      <w:szCs w:val="24"/>
                    </w:rPr>
                    <m:t>Inn</m:t>
                  </m:r>
                </m:sub>
                <m:sup>
                  <m:r>
                    <m:rPr>
                      <m:sty m:val="bi"/>
                    </m:rPr>
                    <w:rPr>
                      <w:rFonts w:ascii="Times New Roman" w:eastAsia="Times New Roman" w:hAnsi="Times New Roman" w:cs="Times New Roman"/>
                      <w:sz w:val="24"/>
                      <w:szCs w:val="24"/>
                    </w:rPr>
                    <m:t>W</m:t>
                  </m:r>
                </m:sup>
              </m:sSubSup>
            </m:oMath>
            <w:r w:rsidR="00C54839" w:rsidRPr="00D03DBA">
              <w:rPr>
                <w:rFonts w:ascii="Times New Roman" w:eastAsia="Times New Roman" w:hAnsi="Times New Roman" w:cs="Times New Roman"/>
                <w:b/>
                <w:sz w:val="24"/>
                <w:szCs w:val="24"/>
                <w:lang w:val="en-GB"/>
              </w:rPr>
              <w:t xml:space="preserve"> </w:t>
            </w:r>
            <w:r w:rsidR="00C54839" w:rsidRPr="00D03DBA">
              <w:rPr>
                <w:rFonts w:ascii="Times New Roman" w:eastAsia="Times New Roman" w:hAnsi="Times New Roman" w:cs="Times New Roman"/>
                <w:sz w:val="24"/>
                <w:szCs w:val="24"/>
                <w:lang w:val="en-GB"/>
              </w:rPr>
              <w:t>was transformed to logit scale.</w:t>
            </w:r>
          </w:p>
          <w:p w14:paraId="54FF3F63" w14:textId="77777777" w:rsidR="00960FEF" w:rsidRPr="00D03DBA" w:rsidRDefault="00C54839">
            <w:pPr>
              <w:rPr>
                <w:rFonts w:ascii="Times New Roman" w:eastAsia="Times New Roman" w:hAnsi="Times New Roman" w:cs="Times New Roman"/>
                <w:sz w:val="24"/>
                <w:szCs w:val="24"/>
                <w:lang w:val="en-GB"/>
              </w:rPr>
            </w:pPr>
            <w:r w:rsidRPr="00D03DBA">
              <w:rPr>
                <w:rFonts w:ascii="Times New Roman" w:eastAsia="Times New Roman" w:hAnsi="Times New Roman" w:cs="Times New Roman"/>
                <w:sz w:val="24"/>
                <w:szCs w:val="24"/>
                <w:lang w:val="en-GB"/>
              </w:rPr>
              <w:t xml:space="preserv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w:r w:rsidRPr="00D03DBA">
              <w:rPr>
                <w:rFonts w:ascii="Times New Roman" w:eastAsia="Times New Roman" w:hAnsi="Times New Roman" w:cs="Times New Roman"/>
                <w:b/>
                <w:sz w:val="24"/>
                <w:szCs w:val="24"/>
                <w:lang w:val="en-GB"/>
              </w:rPr>
              <w:t xml:space="preserve"> </w:t>
            </w:r>
            <w:r w:rsidRPr="00D03DBA">
              <w:rPr>
                <w:rFonts w:ascii="Times New Roman" w:eastAsia="Times New Roman" w:hAnsi="Times New Roman" w:cs="Times New Roman"/>
                <w:sz w:val="24"/>
                <w:szCs w:val="24"/>
                <w:lang w:val="en-GB"/>
              </w:rPr>
              <w:t xml:space="preserve">was </w:t>
            </w:r>
            <w:proofErr w:type="spellStart"/>
            <w:r w:rsidRPr="00D03DBA">
              <w:rPr>
                <w:rFonts w:ascii="Times New Roman" w:eastAsia="Times New Roman" w:hAnsi="Times New Roman" w:cs="Times New Roman"/>
                <w:sz w:val="24"/>
                <w:szCs w:val="24"/>
                <w:lang w:val="en-GB"/>
              </w:rPr>
              <w:t>centered</w:t>
            </w:r>
            <w:proofErr w:type="spellEnd"/>
            <w:r w:rsidRPr="00D03DBA">
              <w:rPr>
                <w:rFonts w:ascii="Times New Roman" w:eastAsia="Times New Roman" w:hAnsi="Times New Roman" w:cs="Times New Roman"/>
                <w:sz w:val="24"/>
                <w:szCs w:val="24"/>
                <w:lang w:val="en-GB"/>
              </w:rPr>
              <w:t xml:space="preserve"> by subtracting the mean of the variable from each value, and scaled by dividing the </w:t>
            </w:r>
            <w:proofErr w:type="spellStart"/>
            <w:r w:rsidRPr="00D03DBA">
              <w:rPr>
                <w:rFonts w:ascii="Times New Roman" w:eastAsia="Times New Roman" w:hAnsi="Times New Roman" w:cs="Times New Roman"/>
                <w:sz w:val="24"/>
                <w:szCs w:val="24"/>
                <w:lang w:val="en-GB"/>
              </w:rPr>
              <w:t>centered</w:t>
            </w:r>
            <w:proofErr w:type="spellEnd"/>
            <w:r w:rsidRPr="00D03DBA">
              <w:rPr>
                <w:rFonts w:ascii="Times New Roman" w:eastAsia="Times New Roman" w:hAnsi="Times New Roman" w:cs="Times New Roman"/>
                <w:sz w:val="24"/>
                <w:szCs w:val="24"/>
                <w:lang w:val="en-GB"/>
              </w:rPr>
              <w:t xml:space="preserve"> values by the SD.</w:t>
            </w:r>
          </w:p>
        </w:tc>
      </w:tr>
    </w:tbl>
    <w:p w14:paraId="54FF3F65" w14:textId="77777777" w:rsidR="00960FEF" w:rsidRPr="00D03DBA" w:rsidRDefault="00960FEF">
      <w:pPr>
        <w:jc w:val="center"/>
        <w:rPr>
          <w:rFonts w:ascii="Times New Roman" w:eastAsia="Times New Roman" w:hAnsi="Times New Roman" w:cs="Times New Roman"/>
          <w:sz w:val="24"/>
          <w:szCs w:val="24"/>
          <w:lang w:val="en-GB"/>
        </w:rPr>
      </w:pPr>
    </w:p>
    <w:p w14:paraId="54FF3F66" w14:textId="77777777" w:rsidR="00960FEF" w:rsidRPr="00D03DBA" w:rsidRDefault="00960FEF">
      <w:pPr>
        <w:jc w:val="center"/>
        <w:rPr>
          <w:rFonts w:ascii="Times New Roman" w:eastAsia="Times New Roman" w:hAnsi="Times New Roman" w:cs="Times New Roman"/>
          <w:sz w:val="24"/>
          <w:szCs w:val="24"/>
          <w:lang w:val="en-GB"/>
        </w:rPr>
      </w:pPr>
    </w:p>
    <w:p w14:paraId="54FF3F67" w14:textId="77777777" w:rsidR="00960FEF" w:rsidRPr="00D03DBA" w:rsidRDefault="00960FEF">
      <w:pPr>
        <w:rPr>
          <w:rFonts w:ascii="Times New Roman" w:eastAsia="Times New Roman" w:hAnsi="Times New Roman" w:cs="Times New Roman"/>
          <w:sz w:val="24"/>
          <w:szCs w:val="24"/>
          <w:lang w:val="en-GB"/>
        </w:rPr>
      </w:pPr>
    </w:p>
    <w:p w14:paraId="54FF3F68" w14:textId="77777777" w:rsidR="00960FEF" w:rsidRPr="00D03DBA" w:rsidRDefault="00960FEF">
      <w:pPr>
        <w:rPr>
          <w:lang w:val="en-GB"/>
        </w:rPr>
      </w:pPr>
    </w:p>
    <w:sectPr w:rsidR="00960FEF" w:rsidRPr="00D03DBA">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uben Heleno" w:date="2024-07-23T12:29:00Z" w:initials="RH">
    <w:p w14:paraId="45F0F880" w14:textId="77777777" w:rsidR="00FE0235" w:rsidRPr="00AC28A6" w:rsidRDefault="00FE0235" w:rsidP="002857D7">
      <w:pPr>
        <w:pStyle w:val="Textocomentario"/>
        <w:rPr>
          <w:lang w:val="en-US"/>
        </w:rPr>
      </w:pPr>
      <w:r>
        <w:rPr>
          <w:rStyle w:val="Refdecomentario"/>
        </w:rPr>
        <w:annotationRef/>
      </w:r>
      <w:r>
        <w:rPr>
          <w:lang w:val="pt-PT"/>
        </w:rPr>
        <w:t>Can we say/test how much adding the currents explain about the floras similarities, in relation of only the geographic distances?</w:t>
      </w:r>
    </w:p>
  </w:comment>
  <w:comment w:id="1" w:author="Ruben Heleno" w:date="2024-07-16T07:42:00Z" w:initials="RH">
    <w:p w14:paraId="40BA6627" w14:textId="25A2DD1B" w:rsidR="00FE0235" w:rsidRPr="00AC28A6" w:rsidRDefault="00FE0235" w:rsidP="002D13C7">
      <w:pPr>
        <w:pStyle w:val="Textocomentario"/>
        <w:rPr>
          <w:lang w:val="en-US"/>
        </w:rPr>
      </w:pPr>
      <w:r>
        <w:rPr>
          <w:rStyle w:val="Refdecomentario"/>
        </w:rPr>
        <w:annotationRef/>
      </w:r>
      <w:r>
        <w:rPr>
          <w:lang w:val="pt-PT"/>
        </w:rPr>
        <w:t>"current network" might be confused by some readers as the "present-day network", so maybe the "ocean…" word is important for clarity</w:t>
      </w:r>
    </w:p>
  </w:comment>
  <w:comment w:id="2" w:author="Ruben Heleno" w:date="2024-07-16T07:50:00Z" w:initials="RH">
    <w:p w14:paraId="4791D9DF" w14:textId="77777777" w:rsidR="00FE0235" w:rsidRPr="00AC28A6" w:rsidRDefault="00FE0235" w:rsidP="00846AE3">
      <w:pPr>
        <w:pStyle w:val="Textocomentario"/>
        <w:rPr>
          <w:lang w:val="en-US"/>
        </w:rPr>
      </w:pPr>
      <w:r>
        <w:rPr>
          <w:rStyle w:val="Refdecomentario"/>
        </w:rPr>
        <w:annotationRef/>
      </w:r>
      <w:r>
        <w:rPr>
          <w:lang w:val="pt-PT"/>
        </w:rPr>
        <w:t>This is very tricky because its difficult to measure "similarity in island configurations". The Azores are different from the Canaries in many ways, including inter-island distance. Maybe safer not to include this in the objectives.</w:t>
      </w:r>
    </w:p>
  </w:comment>
  <w:comment w:id="3" w:author="Ruben Heleno" w:date="2024-07-16T22:20:00Z" w:initials="RH">
    <w:p w14:paraId="78B63A5B" w14:textId="77777777" w:rsidR="00FE0235" w:rsidRPr="00AC28A6" w:rsidRDefault="00FE0235" w:rsidP="00E53565">
      <w:pPr>
        <w:pStyle w:val="Textocomentario"/>
        <w:rPr>
          <w:lang w:val="en-US"/>
        </w:rPr>
      </w:pPr>
      <w:r>
        <w:rPr>
          <w:rStyle w:val="Refdecomentario"/>
        </w:rPr>
        <w:annotationRef/>
      </w:r>
      <w:r>
        <w:rPr>
          <w:lang w:val="pt-PT"/>
        </w:rPr>
        <w:t>I'm not sure if this term has been used before but its quite intuitive</w:t>
      </w:r>
    </w:p>
  </w:comment>
  <w:comment w:id="4" w:author="Ruben Heleno" w:date="2024-07-16T22:24:00Z" w:initials="RH">
    <w:p w14:paraId="3BAC9DF6" w14:textId="77777777" w:rsidR="00FE0235" w:rsidRPr="00AC28A6" w:rsidRDefault="00FE0235" w:rsidP="004D3525">
      <w:pPr>
        <w:pStyle w:val="Textocomentario"/>
        <w:rPr>
          <w:lang w:val="en-US"/>
        </w:rPr>
      </w:pPr>
      <w:r>
        <w:rPr>
          <w:rStyle w:val="Refdecomentario"/>
        </w:rPr>
        <w:annotationRef/>
      </w:r>
      <w:r>
        <w:rPr>
          <w:lang w:val="pt-PT"/>
        </w:rPr>
        <w:t>percentages are just one way of representing proportions</w:t>
      </w:r>
    </w:p>
  </w:comment>
  <w:comment w:id="6" w:author="Ruben Heleno" w:date="2024-07-16T22:34:00Z" w:initials="RH">
    <w:p w14:paraId="2863D002" w14:textId="77777777" w:rsidR="00FE0235" w:rsidRPr="00AC28A6" w:rsidRDefault="00FE0235" w:rsidP="00BA78FC">
      <w:pPr>
        <w:pStyle w:val="Textocomentario"/>
        <w:rPr>
          <w:lang w:val="en-US"/>
        </w:rPr>
      </w:pPr>
      <w:r>
        <w:rPr>
          <w:rStyle w:val="Refdecomentario"/>
        </w:rPr>
        <w:annotationRef/>
      </w:r>
      <w:r>
        <w:rPr>
          <w:lang w:val="pt-PT"/>
        </w:rPr>
        <w:t>As a general rule, its better to say "what for first" and only then indicate the package. But these sentence didn't work in any other way.</w:t>
      </w:r>
    </w:p>
  </w:comment>
  <w:comment w:id="7" w:author="Ruben Heleno" w:date="2024-07-16T22:27:00Z" w:initials="RH">
    <w:p w14:paraId="7F2C0E70" w14:textId="0479EBCD" w:rsidR="00FE0235" w:rsidRPr="00AC28A6" w:rsidRDefault="00FE0235" w:rsidP="004D3525">
      <w:pPr>
        <w:pStyle w:val="Textocomentario"/>
        <w:rPr>
          <w:lang w:val="en-US"/>
        </w:rPr>
      </w:pPr>
      <w:r>
        <w:rPr>
          <w:rStyle w:val="Refdecomentario"/>
        </w:rPr>
        <w:annotationRef/>
      </w:r>
      <w:r>
        <w:rPr>
          <w:lang w:val="pt-PT"/>
        </w:rPr>
        <w:t>Current?</w:t>
      </w:r>
    </w:p>
  </w:comment>
  <w:comment w:id="8" w:author="Ruben Heleno" w:date="2024-07-16T22:37:00Z" w:initials="RH">
    <w:p w14:paraId="74D2C02B" w14:textId="77777777" w:rsidR="00FE0235" w:rsidRPr="00AC28A6" w:rsidRDefault="00FE0235" w:rsidP="00BA78FC">
      <w:pPr>
        <w:pStyle w:val="Textocomentario"/>
        <w:rPr>
          <w:lang w:val="en-US"/>
        </w:rPr>
      </w:pPr>
      <w:r>
        <w:rPr>
          <w:rStyle w:val="Refdecomentario"/>
        </w:rPr>
        <w:annotationRef/>
      </w:r>
      <w:r>
        <w:rPr>
          <w:lang w:val="pt-PT"/>
        </w:rPr>
        <w:t>Why not adding a connection point per pixel?</w:t>
      </w:r>
    </w:p>
  </w:comment>
  <w:comment w:id="9" w:author="Ruben Heleno" w:date="2024-07-16T22:40:00Z" w:initials="RH">
    <w:p w14:paraId="25C2A6CB" w14:textId="77777777" w:rsidR="00FE0235" w:rsidRPr="00AC28A6" w:rsidRDefault="00FE0235" w:rsidP="00BA78FC">
      <w:pPr>
        <w:pStyle w:val="Textocomentario"/>
        <w:rPr>
          <w:lang w:val="en-US"/>
        </w:rPr>
      </w:pPr>
      <w:r>
        <w:rPr>
          <w:rStyle w:val="Refdecomentario"/>
        </w:rPr>
        <w:annotationRef/>
      </w:r>
      <w:r>
        <w:rPr>
          <w:lang w:val="pt-PT"/>
        </w:rPr>
        <w:t>Not clear??</w:t>
      </w:r>
    </w:p>
  </w:comment>
  <w:comment w:id="12" w:author="Alex Fuster" w:date="2024-07-04T00:14:00Z" w:initials="">
    <w:p w14:paraId="54FF3F71" w14:textId="00F1EEA5" w:rsidR="00FE0235" w:rsidRPr="00AC28A6" w:rsidRDefault="00FE0235">
      <w:pPr>
        <w:widowControl w:val="0"/>
        <w:pBdr>
          <w:top w:val="nil"/>
          <w:left w:val="nil"/>
          <w:bottom w:val="nil"/>
          <w:right w:val="nil"/>
          <w:between w:val="nil"/>
        </w:pBdr>
        <w:spacing w:line="240" w:lineRule="auto"/>
        <w:rPr>
          <w:color w:val="000000"/>
          <w:lang w:val="en-US"/>
        </w:rPr>
      </w:pPr>
      <w:r w:rsidRPr="00AC28A6">
        <w:rPr>
          <w:color w:val="000000"/>
          <w:lang w:val="en-US"/>
        </w:rPr>
        <w:t>@pablo.vargas.gomez@gmail.com</w:t>
      </w:r>
    </w:p>
  </w:comment>
  <w:comment w:id="13" w:author="Alex Fuster" w:date="2024-06-30T01:22:00Z" w:initials="">
    <w:p w14:paraId="54FF3F72" w14:textId="69E231DE" w:rsidR="00FE0235" w:rsidRDefault="00FE0235">
      <w:pPr>
        <w:widowControl w:val="0"/>
        <w:pBdr>
          <w:top w:val="nil"/>
          <w:left w:val="nil"/>
          <w:bottom w:val="nil"/>
          <w:right w:val="nil"/>
          <w:between w:val="nil"/>
        </w:pBdr>
        <w:spacing w:line="240" w:lineRule="auto"/>
        <w:rPr>
          <w:color w:val="000000"/>
        </w:rPr>
      </w:pPr>
      <w:r>
        <w:rPr>
          <w:color w:val="000000"/>
        </w:rPr>
        <w:t>Estaba ya hecha la classificacion, verdad?</w:t>
      </w:r>
    </w:p>
    <w:p w14:paraId="54FF3F73" w14:textId="77777777" w:rsidR="00FE0235" w:rsidRPr="00AC28A6" w:rsidRDefault="00FE0235">
      <w:pPr>
        <w:widowControl w:val="0"/>
        <w:pBdr>
          <w:top w:val="nil"/>
          <w:left w:val="nil"/>
          <w:bottom w:val="nil"/>
          <w:right w:val="nil"/>
          <w:between w:val="nil"/>
        </w:pBdr>
        <w:spacing w:line="240" w:lineRule="auto"/>
        <w:rPr>
          <w:color w:val="000000"/>
          <w:lang w:val="en-US"/>
        </w:rPr>
      </w:pPr>
      <w:r w:rsidRPr="00AC28A6">
        <w:rPr>
          <w:color w:val="000000"/>
          <w:lang w:val="en-US"/>
        </w:rPr>
        <w:t>@pablo.vargas.gomez@gmail.com</w:t>
      </w:r>
    </w:p>
  </w:comment>
  <w:comment w:id="14" w:author="Ruben Heleno" w:date="2024-07-23T10:15:00Z" w:initials="RH">
    <w:p w14:paraId="09379FEE" w14:textId="77777777" w:rsidR="00FE0235" w:rsidRPr="00AC28A6" w:rsidRDefault="00FE0235" w:rsidP="00896B6D">
      <w:pPr>
        <w:pStyle w:val="Textocomentario"/>
        <w:rPr>
          <w:lang w:val="en-US"/>
        </w:rPr>
      </w:pPr>
      <w:r>
        <w:rPr>
          <w:rStyle w:val="Refdecomentario"/>
        </w:rPr>
        <w:annotationRef/>
      </w:r>
      <w:r>
        <w:rPr>
          <w:lang w:val="pt-PT"/>
        </w:rPr>
        <w:t>Better to avoid such a small section</w:t>
      </w:r>
    </w:p>
  </w:comment>
  <w:comment w:id="16" w:author="Alex Fuster" w:date="2024-07-04T21:30:00Z" w:initials="">
    <w:p w14:paraId="54FF3F74" w14:textId="2B2A6415" w:rsidR="00FE0235" w:rsidRPr="00AC28A6" w:rsidRDefault="00FE0235">
      <w:pPr>
        <w:widowControl w:val="0"/>
        <w:pBdr>
          <w:top w:val="nil"/>
          <w:left w:val="nil"/>
          <w:bottom w:val="nil"/>
          <w:right w:val="nil"/>
          <w:between w:val="nil"/>
        </w:pBdr>
        <w:spacing w:line="240" w:lineRule="auto"/>
        <w:rPr>
          <w:color w:val="000000"/>
          <w:lang w:val="en-US"/>
        </w:rPr>
      </w:pPr>
      <w:r w:rsidRPr="00AC28A6">
        <w:rPr>
          <w:color w:val="000000"/>
          <w:lang w:val="en-US"/>
        </w:rPr>
        <w:t>@guillempocull@gmail.com</w:t>
      </w:r>
    </w:p>
    <w:p w14:paraId="54FF3F75" w14:textId="77777777" w:rsidR="00FE0235" w:rsidRPr="00AC28A6" w:rsidRDefault="00FE0235">
      <w:pPr>
        <w:widowControl w:val="0"/>
        <w:pBdr>
          <w:top w:val="nil"/>
          <w:left w:val="nil"/>
          <w:bottom w:val="nil"/>
          <w:right w:val="nil"/>
          <w:between w:val="nil"/>
        </w:pBdr>
        <w:spacing w:line="240" w:lineRule="auto"/>
        <w:rPr>
          <w:color w:val="000000"/>
          <w:lang w:val="en-US"/>
        </w:rPr>
      </w:pPr>
      <w:r w:rsidRPr="00AC28A6">
        <w:rPr>
          <w:color w:val="000000"/>
          <w:lang w:val="en-US"/>
        </w:rPr>
        <w:t>_</w:t>
      </w:r>
      <w:proofErr w:type="spellStart"/>
      <w:r w:rsidRPr="00AC28A6">
        <w:rPr>
          <w:color w:val="000000"/>
          <w:lang w:val="en-US"/>
        </w:rPr>
        <w:t>Atribuído</w:t>
      </w:r>
      <w:proofErr w:type="spellEnd"/>
      <w:r w:rsidRPr="00AC28A6">
        <w:rPr>
          <w:color w:val="000000"/>
          <w:lang w:val="en-US"/>
        </w:rPr>
        <w:t xml:space="preserve"> a guillempocull@gmail.com_</w:t>
      </w:r>
    </w:p>
  </w:comment>
  <w:comment w:id="21" w:author="Ruben Heleno" w:date="2024-07-23T09:59:00Z" w:initials="RH">
    <w:p w14:paraId="43934635" w14:textId="77777777" w:rsidR="00FE0235" w:rsidRPr="00AC28A6" w:rsidRDefault="00FE0235" w:rsidP="00C546AD">
      <w:pPr>
        <w:pStyle w:val="Textocomentario"/>
        <w:rPr>
          <w:lang w:val="en-US"/>
        </w:rPr>
      </w:pPr>
      <w:r>
        <w:rPr>
          <w:rStyle w:val="Refdecomentario"/>
        </w:rPr>
        <w:annotationRef/>
      </w:r>
      <w:r>
        <w:rPr>
          <w:lang w:val="pt-PT"/>
        </w:rPr>
        <w:t>Age and area are island attributes, while geographic distance is an attribute of each pair of islands (a single island does not have a geographic distance), this needs to be further clarified.</w:t>
      </w:r>
    </w:p>
  </w:comment>
  <w:comment w:id="25" w:author="Ruben Heleno" w:date="2024-07-23T10:08:00Z" w:initials="RH">
    <w:p w14:paraId="17E63120" w14:textId="77777777" w:rsidR="00FE0235" w:rsidRPr="00AC28A6" w:rsidRDefault="00FE0235" w:rsidP="008A16DD">
      <w:pPr>
        <w:pStyle w:val="Textocomentario"/>
        <w:rPr>
          <w:lang w:val="en-US"/>
        </w:rPr>
      </w:pPr>
      <w:r>
        <w:rPr>
          <w:rStyle w:val="Refdecomentario"/>
        </w:rPr>
        <w:annotationRef/>
      </w:r>
      <w:r>
        <w:rPr>
          <w:lang w:val="pt-PT"/>
        </w:rPr>
        <w:t>Is this what you mean?</w:t>
      </w:r>
    </w:p>
  </w:comment>
  <w:comment w:id="27" w:author="Ruben Heleno" w:date="2024-07-23T10:12:00Z" w:initials="RH">
    <w:p w14:paraId="32F1B52B" w14:textId="77777777" w:rsidR="00FE0235" w:rsidRPr="00AC28A6" w:rsidRDefault="00FE0235" w:rsidP="005326CA">
      <w:pPr>
        <w:pStyle w:val="Textocomentario"/>
        <w:rPr>
          <w:lang w:val="en-US"/>
        </w:rPr>
      </w:pPr>
      <w:r>
        <w:rPr>
          <w:rStyle w:val="Refdecomentario"/>
        </w:rPr>
        <w:annotationRef/>
      </w:r>
      <w:r>
        <w:rPr>
          <w:lang w:val="pt-PT"/>
        </w:rPr>
        <w:t>Not sure this argument is fully convincing. It might be OK for small islands, but large islands will typicaly have many habitats, including some disturbed one which will likely maintain patches were colonizer species can persist</w:t>
      </w:r>
    </w:p>
  </w:comment>
  <w:comment w:id="22" w:author="Ruben Heleno" w:date="2024-07-23T10:07:00Z" w:initials="RH">
    <w:p w14:paraId="60E64DE8" w14:textId="105AB1E1" w:rsidR="00FE0235" w:rsidRPr="00AC28A6" w:rsidRDefault="00FE0235" w:rsidP="00E27E0E">
      <w:pPr>
        <w:pStyle w:val="Textocomentario"/>
        <w:rPr>
          <w:lang w:val="en-US"/>
        </w:rPr>
      </w:pPr>
      <w:r>
        <w:rPr>
          <w:rStyle w:val="Refdecomentario"/>
        </w:rPr>
        <w:annotationRef/>
      </w:r>
      <w:r>
        <w:rPr>
          <w:lang w:val="pt-PT"/>
        </w:rPr>
        <w:t>This is better in introduction (hypotheses and expectations) than in methods</w:t>
      </w:r>
    </w:p>
  </w:comment>
  <w:comment w:id="29" w:author="Alex Fuster" w:date="2024-06-30T03:59:00Z" w:initials="">
    <w:p w14:paraId="54FF3F76" w14:textId="067F6DF9" w:rsidR="00FE0235" w:rsidRDefault="00FE0235">
      <w:pPr>
        <w:widowControl w:val="0"/>
        <w:pBdr>
          <w:top w:val="nil"/>
          <w:left w:val="nil"/>
          <w:bottom w:val="nil"/>
          <w:right w:val="nil"/>
          <w:between w:val="nil"/>
        </w:pBdr>
        <w:spacing w:line="240" w:lineRule="auto"/>
        <w:rPr>
          <w:color w:val="000000"/>
        </w:rPr>
      </w:pPr>
      <w:r>
        <w:rPr>
          <w:color w:val="000000"/>
        </w:rPr>
        <w:t>@guillempocull@gmail.com </w:t>
      </w:r>
    </w:p>
    <w:p w14:paraId="54FF3F77" w14:textId="77777777" w:rsidR="00FE0235" w:rsidRDefault="00FE0235">
      <w:pPr>
        <w:widowControl w:val="0"/>
        <w:pBdr>
          <w:top w:val="nil"/>
          <w:left w:val="nil"/>
          <w:bottom w:val="nil"/>
          <w:right w:val="nil"/>
          <w:between w:val="nil"/>
        </w:pBdr>
        <w:spacing w:line="240" w:lineRule="auto"/>
        <w:rPr>
          <w:color w:val="000000"/>
        </w:rPr>
      </w:pPr>
    </w:p>
    <w:p w14:paraId="54FF3F78" w14:textId="77777777" w:rsidR="00FE0235" w:rsidRDefault="00FE0235">
      <w:pPr>
        <w:widowControl w:val="0"/>
        <w:pBdr>
          <w:top w:val="nil"/>
          <w:left w:val="nil"/>
          <w:bottom w:val="nil"/>
          <w:right w:val="nil"/>
          <w:between w:val="nil"/>
        </w:pBdr>
        <w:spacing w:line="240" w:lineRule="auto"/>
        <w:rPr>
          <w:color w:val="000000"/>
        </w:rPr>
      </w:pPr>
      <w:r>
        <w:rPr>
          <w:color w:val="000000"/>
        </w:rPr>
        <w:t>Teniamos anotado:</w:t>
      </w:r>
    </w:p>
    <w:p w14:paraId="54FF3F79" w14:textId="77777777" w:rsidR="00FE0235" w:rsidRDefault="00FE0235">
      <w:pPr>
        <w:widowControl w:val="0"/>
        <w:pBdr>
          <w:top w:val="nil"/>
          <w:left w:val="nil"/>
          <w:bottom w:val="nil"/>
          <w:right w:val="nil"/>
          <w:between w:val="nil"/>
        </w:pBdr>
        <w:spacing w:line="240" w:lineRule="auto"/>
        <w:rPr>
          <w:color w:val="000000"/>
        </w:rPr>
      </w:pPr>
      <w:r>
        <w:rPr>
          <w:color w:val="000000"/>
        </w:rPr>
        <w:t>Cardoso et al. 2010</w:t>
      </w:r>
    </w:p>
    <w:p w14:paraId="54FF3F7A" w14:textId="77777777" w:rsidR="00FE0235" w:rsidRDefault="00FE0235">
      <w:pPr>
        <w:widowControl w:val="0"/>
        <w:pBdr>
          <w:top w:val="nil"/>
          <w:left w:val="nil"/>
          <w:bottom w:val="nil"/>
          <w:right w:val="nil"/>
          <w:between w:val="nil"/>
        </w:pBdr>
        <w:spacing w:line="240" w:lineRule="auto"/>
        <w:rPr>
          <w:color w:val="000000"/>
        </w:rPr>
      </w:pPr>
      <w:r>
        <w:rPr>
          <w:color w:val="000000"/>
        </w:rPr>
        <w:t>França et al. 2005</w:t>
      </w:r>
    </w:p>
    <w:p w14:paraId="54FF3F7B" w14:textId="77777777" w:rsidR="00FE0235" w:rsidRDefault="00FE0235">
      <w:pPr>
        <w:widowControl w:val="0"/>
        <w:pBdr>
          <w:top w:val="nil"/>
          <w:left w:val="nil"/>
          <w:bottom w:val="nil"/>
          <w:right w:val="nil"/>
          <w:between w:val="nil"/>
        </w:pBdr>
        <w:spacing w:line="240" w:lineRule="auto"/>
        <w:rPr>
          <w:color w:val="000000"/>
        </w:rPr>
      </w:pPr>
      <w:r>
        <w:rPr>
          <w:color w:val="000000"/>
        </w:rPr>
        <w:t>Fernández-Palacios &amp; Dias 2001.</w:t>
      </w:r>
    </w:p>
    <w:p w14:paraId="54FF3F7C" w14:textId="77777777" w:rsidR="00FE0235" w:rsidRDefault="00FE0235">
      <w:pPr>
        <w:widowControl w:val="0"/>
        <w:pBdr>
          <w:top w:val="nil"/>
          <w:left w:val="nil"/>
          <w:bottom w:val="nil"/>
          <w:right w:val="nil"/>
          <w:between w:val="nil"/>
        </w:pBdr>
        <w:spacing w:line="240" w:lineRule="auto"/>
        <w:rPr>
          <w:color w:val="000000"/>
        </w:rPr>
      </w:pPr>
    </w:p>
    <w:p w14:paraId="54FF3F7D" w14:textId="77777777" w:rsidR="00FE0235" w:rsidRDefault="00FE0235">
      <w:pPr>
        <w:widowControl w:val="0"/>
        <w:pBdr>
          <w:top w:val="nil"/>
          <w:left w:val="nil"/>
          <w:bottom w:val="nil"/>
          <w:right w:val="nil"/>
          <w:between w:val="nil"/>
        </w:pBdr>
        <w:spacing w:line="240" w:lineRule="auto"/>
        <w:rPr>
          <w:color w:val="000000"/>
        </w:rPr>
      </w:pPr>
      <w:r>
        <w:rPr>
          <w:color w:val="000000"/>
        </w:rPr>
        <w:t>Pero no se si hicimos la media entre estos o cuales cogimos de cada.</w:t>
      </w:r>
    </w:p>
    <w:p w14:paraId="54FF3F7E" w14:textId="77777777" w:rsidR="00FE0235" w:rsidRDefault="00FE0235">
      <w:pPr>
        <w:widowControl w:val="0"/>
        <w:pBdr>
          <w:top w:val="nil"/>
          <w:left w:val="nil"/>
          <w:bottom w:val="nil"/>
          <w:right w:val="nil"/>
          <w:between w:val="nil"/>
        </w:pBdr>
        <w:spacing w:line="240" w:lineRule="auto"/>
        <w:rPr>
          <w:color w:val="000000"/>
        </w:rPr>
      </w:pPr>
    </w:p>
    <w:p w14:paraId="54FF3F7F" w14:textId="77777777" w:rsidR="00FE0235" w:rsidRDefault="00FE0235">
      <w:pPr>
        <w:widowControl w:val="0"/>
        <w:pBdr>
          <w:top w:val="nil"/>
          <w:left w:val="nil"/>
          <w:bottom w:val="nil"/>
          <w:right w:val="nil"/>
          <w:between w:val="nil"/>
        </w:pBdr>
        <w:spacing w:line="240" w:lineRule="auto"/>
        <w:rPr>
          <w:color w:val="000000"/>
        </w:rPr>
      </w:pPr>
      <w:r>
        <w:rPr>
          <w:color w:val="000000"/>
        </w:rPr>
        <w:t>Pero Cardoso et al. 2010 los coge de Nunes 1999. , al cual no puedo acceder.</w:t>
      </w:r>
    </w:p>
    <w:p w14:paraId="54FF3F80" w14:textId="77777777" w:rsidR="00FE0235" w:rsidRDefault="00FE0235">
      <w:pPr>
        <w:widowControl w:val="0"/>
        <w:pBdr>
          <w:top w:val="nil"/>
          <w:left w:val="nil"/>
          <w:bottom w:val="nil"/>
          <w:right w:val="nil"/>
          <w:between w:val="nil"/>
        </w:pBdr>
        <w:spacing w:line="240" w:lineRule="auto"/>
        <w:rPr>
          <w:color w:val="000000"/>
        </w:rPr>
      </w:pPr>
    </w:p>
    <w:p w14:paraId="54FF3F81" w14:textId="77777777" w:rsidR="00FE0235" w:rsidRDefault="00FE0235">
      <w:pPr>
        <w:widowControl w:val="0"/>
        <w:pBdr>
          <w:top w:val="nil"/>
          <w:left w:val="nil"/>
          <w:bottom w:val="nil"/>
          <w:right w:val="nil"/>
          <w:between w:val="nil"/>
        </w:pBdr>
        <w:spacing w:line="240" w:lineRule="auto"/>
        <w:rPr>
          <w:color w:val="000000"/>
        </w:rPr>
      </w:pPr>
      <w:r>
        <w:rPr>
          <w:color w:val="000000"/>
        </w:rPr>
        <w:t>No puedo acceder tampoco a Fernández-Palacios &amp; Dias 2001 </w:t>
      </w:r>
    </w:p>
    <w:p w14:paraId="54FF3F82" w14:textId="77777777" w:rsidR="00FE0235" w:rsidRDefault="00FE0235">
      <w:pPr>
        <w:widowControl w:val="0"/>
        <w:pBdr>
          <w:top w:val="nil"/>
          <w:left w:val="nil"/>
          <w:bottom w:val="nil"/>
          <w:right w:val="nil"/>
          <w:between w:val="nil"/>
        </w:pBdr>
        <w:spacing w:line="240" w:lineRule="auto"/>
        <w:rPr>
          <w:color w:val="000000"/>
        </w:rPr>
      </w:pPr>
    </w:p>
    <w:p w14:paraId="54FF3F83" w14:textId="77777777" w:rsidR="00FE0235" w:rsidRDefault="00FE0235">
      <w:pPr>
        <w:widowControl w:val="0"/>
        <w:pBdr>
          <w:top w:val="nil"/>
          <w:left w:val="nil"/>
          <w:bottom w:val="nil"/>
          <w:right w:val="nil"/>
          <w:between w:val="nil"/>
        </w:pBdr>
        <w:spacing w:line="240" w:lineRule="auto"/>
        <w:rPr>
          <w:color w:val="000000"/>
        </w:rPr>
      </w:pPr>
      <w:r>
        <w:rPr>
          <w:color w:val="000000"/>
        </w:rPr>
        <w:t>No puedo ver las figuras en el articulo de França et al. 2005 donde muestran las edades</w:t>
      </w:r>
    </w:p>
  </w:comment>
  <w:comment w:id="31" w:author="Ruben Heleno" w:date="2024-07-23T10:20:00Z" w:initials="RH">
    <w:p w14:paraId="2B514C11" w14:textId="77777777" w:rsidR="00FE0235" w:rsidRPr="00AC28A6" w:rsidRDefault="00FE0235" w:rsidP="00E978A5">
      <w:pPr>
        <w:pStyle w:val="Textocomentario"/>
        <w:rPr>
          <w:lang w:val="en-US"/>
        </w:rPr>
      </w:pPr>
      <w:r>
        <w:rPr>
          <w:rStyle w:val="Refdecomentario"/>
        </w:rPr>
        <w:annotationRef/>
      </w:r>
      <w:r>
        <w:rPr>
          <w:lang w:val="pt-PT"/>
        </w:rPr>
        <w:t>We should aim for shorter (1-line) section headings, otherwise they get too complicated to read.</w:t>
      </w:r>
    </w:p>
  </w:comment>
  <w:comment w:id="35" w:author="Ruben Heleno" w:date="2024-07-23T10:23:00Z" w:initials="RH">
    <w:p w14:paraId="3482D459" w14:textId="77777777" w:rsidR="00FE0235" w:rsidRPr="00AC28A6" w:rsidRDefault="00FE0235" w:rsidP="00F1055B">
      <w:pPr>
        <w:pStyle w:val="Textocomentario"/>
        <w:rPr>
          <w:lang w:val="en-US"/>
        </w:rPr>
      </w:pPr>
      <w:r>
        <w:rPr>
          <w:rStyle w:val="Refdecomentario"/>
        </w:rPr>
        <w:annotationRef/>
      </w:r>
      <w:r>
        <w:rPr>
          <w:lang w:val="pt-PT"/>
        </w:rPr>
        <w:t>This is slightly weird to me because I associate these "factors" to drivers, i.e. independent variables, and not as response variables (like floristic composition). Currents cannot explain Ages or distances, but Ages and distances can explain floristic composition, so the sentence structure could be clarified to make it easier to understand what we are looking for in these "factors".</w:t>
      </w:r>
    </w:p>
  </w:comment>
  <w:comment w:id="36" w:author="Ruben Heleno" w:date="2024-07-23T10:25:00Z" w:initials="RH">
    <w:p w14:paraId="5538591B" w14:textId="77777777" w:rsidR="00FE0235" w:rsidRPr="00AC28A6" w:rsidRDefault="00FE0235" w:rsidP="00FA7202">
      <w:pPr>
        <w:pStyle w:val="Textocomentario"/>
        <w:rPr>
          <w:lang w:val="en-US"/>
        </w:rPr>
      </w:pPr>
      <w:r>
        <w:rPr>
          <w:rStyle w:val="Refdecomentario"/>
        </w:rPr>
        <w:annotationRef/>
      </w:r>
      <w:r>
        <w:rPr>
          <w:lang w:val="pt-PT"/>
        </w:rPr>
        <w:t>No need to over-complicate reviewers</w:t>
      </w:r>
    </w:p>
  </w:comment>
  <w:comment w:id="37" w:author="Ruben Heleno" w:date="2024-07-23T10:30:00Z" w:initials="RH">
    <w:p w14:paraId="583F7EFF" w14:textId="77777777" w:rsidR="00FE0235" w:rsidRPr="00AC28A6" w:rsidRDefault="00FE0235" w:rsidP="00D04E84">
      <w:pPr>
        <w:pStyle w:val="Textocomentario"/>
        <w:rPr>
          <w:lang w:val="en-US"/>
        </w:rPr>
      </w:pPr>
      <w:r>
        <w:rPr>
          <w:rStyle w:val="Refdecomentario"/>
        </w:rPr>
        <w:annotationRef/>
      </w:r>
      <w:r>
        <w:rPr>
          <w:lang w:val="pt-PT"/>
        </w:rPr>
        <w:t>Ok, this is clear here/now</w:t>
      </w:r>
    </w:p>
  </w:comment>
  <w:comment w:id="40" w:author="Ruben Heleno" w:date="2024-07-23T10:42:00Z" w:initials="RH">
    <w:p w14:paraId="47AC303B" w14:textId="77777777" w:rsidR="00FE0235" w:rsidRPr="00AC28A6" w:rsidRDefault="00FE0235" w:rsidP="0032762D">
      <w:pPr>
        <w:pStyle w:val="Textocomentario"/>
        <w:rPr>
          <w:lang w:val="en-US"/>
        </w:rPr>
      </w:pPr>
      <w:r>
        <w:rPr>
          <w:rStyle w:val="Refdecomentario"/>
        </w:rPr>
        <w:annotationRef/>
      </w:r>
      <w:r>
        <w:rPr>
          <w:lang w:val="pt-PT"/>
        </w:rPr>
        <w:t>Do you mean:</w:t>
      </w:r>
    </w:p>
    <w:p w14:paraId="33C33129" w14:textId="77777777" w:rsidR="00FE0235" w:rsidRPr="00AC28A6" w:rsidRDefault="00FE0235" w:rsidP="0032762D">
      <w:pPr>
        <w:pStyle w:val="Textocomentario"/>
        <w:rPr>
          <w:lang w:val="en-US"/>
        </w:rPr>
      </w:pPr>
      <w:r>
        <w:rPr>
          <w:lang w:val="pt-PT"/>
        </w:rPr>
        <w:t>In-degree</w:t>
      </w:r>
    </w:p>
    <w:p w14:paraId="6241B0AF" w14:textId="77777777" w:rsidR="00FE0235" w:rsidRPr="00AC28A6" w:rsidRDefault="00FE0235" w:rsidP="0032762D">
      <w:pPr>
        <w:pStyle w:val="Textocomentario"/>
        <w:rPr>
          <w:lang w:val="en-US"/>
        </w:rPr>
      </w:pPr>
      <w:r>
        <w:rPr>
          <w:lang w:val="pt-PT"/>
        </w:rPr>
        <w:t>Out-degree</w:t>
      </w:r>
    </w:p>
    <w:p w14:paraId="0D240BA9" w14:textId="77777777" w:rsidR="00FE0235" w:rsidRPr="00AC28A6" w:rsidRDefault="00FE0235" w:rsidP="0032762D">
      <w:pPr>
        <w:pStyle w:val="Textocomentario"/>
        <w:rPr>
          <w:lang w:val="en-US"/>
        </w:rPr>
      </w:pPr>
      <w:r>
        <w:rPr>
          <w:lang w:val="pt-PT"/>
        </w:rPr>
        <w:t>Betweeness centrality</w:t>
      </w:r>
    </w:p>
    <w:p w14:paraId="3ADFFCF4" w14:textId="77777777" w:rsidR="00FE0235" w:rsidRPr="00AC28A6" w:rsidRDefault="00FE0235" w:rsidP="0032762D">
      <w:pPr>
        <w:pStyle w:val="Textocomentario"/>
        <w:rPr>
          <w:lang w:val="en-US"/>
        </w:rPr>
      </w:pPr>
      <w:r>
        <w:rPr>
          <w:lang w:val="pt-PT"/>
        </w:rPr>
        <w:t>Closeness centrality</w:t>
      </w:r>
    </w:p>
    <w:p w14:paraId="3DF7FD13" w14:textId="77777777" w:rsidR="00FE0235" w:rsidRPr="00AC28A6" w:rsidRDefault="00FE0235" w:rsidP="0032762D">
      <w:pPr>
        <w:pStyle w:val="Textocomentario"/>
        <w:rPr>
          <w:lang w:val="en-US"/>
        </w:rPr>
      </w:pPr>
    </w:p>
    <w:p w14:paraId="6DB492F9" w14:textId="77777777" w:rsidR="00FE0235" w:rsidRPr="00AC28A6" w:rsidRDefault="00FE0235" w:rsidP="0032762D">
      <w:pPr>
        <w:pStyle w:val="Textocomentario"/>
        <w:rPr>
          <w:lang w:val="en-US"/>
        </w:rPr>
      </w:pPr>
      <w:r>
        <w:rPr>
          <w:lang w:val="pt-PT"/>
        </w:rPr>
        <w:t>Or:</w:t>
      </w:r>
    </w:p>
    <w:p w14:paraId="437748D4" w14:textId="77777777" w:rsidR="00FE0235" w:rsidRPr="00AC28A6" w:rsidRDefault="00FE0235" w:rsidP="0032762D">
      <w:pPr>
        <w:pStyle w:val="Textocomentario"/>
        <w:rPr>
          <w:lang w:val="en-US"/>
        </w:rPr>
      </w:pPr>
      <w:r>
        <w:rPr>
          <w:lang w:val="pt-PT"/>
        </w:rPr>
        <w:t>In-degree Betweeness centrality</w:t>
      </w:r>
    </w:p>
    <w:p w14:paraId="5231B5EC" w14:textId="77777777" w:rsidR="00FE0235" w:rsidRPr="00AC28A6" w:rsidRDefault="00FE0235" w:rsidP="0032762D">
      <w:pPr>
        <w:pStyle w:val="Textocomentario"/>
        <w:rPr>
          <w:lang w:val="en-US"/>
        </w:rPr>
      </w:pPr>
      <w:r>
        <w:rPr>
          <w:lang w:val="pt-PT"/>
        </w:rPr>
        <w:t>In-degree Closeness centrality</w:t>
      </w:r>
    </w:p>
    <w:p w14:paraId="581CEE75" w14:textId="77777777" w:rsidR="00FE0235" w:rsidRPr="00AC28A6" w:rsidRDefault="00FE0235" w:rsidP="0032762D">
      <w:pPr>
        <w:pStyle w:val="Textocomentario"/>
        <w:rPr>
          <w:lang w:val="en-US"/>
        </w:rPr>
      </w:pPr>
      <w:r>
        <w:rPr>
          <w:lang w:val="pt-PT"/>
        </w:rPr>
        <w:t>Out-degree Betweeness centrality</w:t>
      </w:r>
    </w:p>
    <w:p w14:paraId="68F4E288" w14:textId="77777777" w:rsidR="00FE0235" w:rsidRPr="00AC28A6" w:rsidRDefault="00FE0235" w:rsidP="0032762D">
      <w:pPr>
        <w:pStyle w:val="Textocomentario"/>
        <w:rPr>
          <w:lang w:val="en-US"/>
        </w:rPr>
      </w:pPr>
      <w:r>
        <w:rPr>
          <w:lang w:val="pt-PT"/>
        </w:rPr>
        <w:t>Out-degree Closeness centrality</w:t>
      </w:r>
    </w:p>
    <w:p w14:paraId="15A3680E" w14:textId="77777777" w:rsidR="00FE0235" w:rsidRPr="00AC28A6" w:rsidRDefault="00FE0235" w:rsidP="0032762D">
      <w:pPr>
        <w:pStyle w:val="Textocomentario"/>
        <w:rPr>
          <w:lang w:val="en-US"/>
        </w:rPr>
      </w:pPr>
    </w:p>
    <w:p w14:paraId="79072E34" w14:textId="77777777" w:rsidR="00FE0235" w:rsidRPr="00AC28A6" w:rsidRDefault="00FE0235" w:rsidP="0032762D">
      <w:pPr>
        <w:pStyle w:val="Textocomentario"/>
        <w:rPr>
          <w:lang w:val="en-US"/>
        </w:rPr>
      </w:pPr>
      <w:r>
        <w:rPr>
          <w:lang w:val="pt-PT"/>
        </w:rPr>
        <w:t>Wouldn't it be easier to call it: In-Betweeness or  incoming-Betweeness (or In-Closeness, incoming-Closeness) . As long as its underantandable and well defined here, everything will be fine. just go with the names you have seen on other papers and make it a bit more clear</w:t>
      </w:r>
    </w:p>
  </w:comment>
  <w:comment w:id="41" w:author="Ruben Heleno" w:date="2024-07-23T10:55:00Z" w:initials="RH">
    <w:p w14:paraId="4A455080" w14:textId="77777777" w:rsidR="00FE0235" w:rsidRPr="00AC28A6" w:rsidRDefault="00FE0235" w:rsidP="001F1C49">
      <w:pPr>
        <w:pStyle w:val="Textocomentario"/>
        <w:rPr>
          <w:lang w:val="en-US"/>
        </w:rPr>
      </w:pPr>
      <w:r>
        <w:rPr>
          <w:rStyle w:val="Refdecomentario"/>
        </w:rPr>
        <w:annotationRef/>
      </w:r>
      <w:r>
        <w:rPr>
          <w:lang w:val="pt-PT"/>
        </w:rPr>
        <w:t>Maybe better to always use the same names</w:t>
      </w:r>
    </w:p>
  </w:comment>
  <w:comment w:id="42" w:author="Ruben Heleno" w:date="2024-07-23T11:01:00Z" w:initials="RH">
    <w:p w14:paraId="4BB30A7D" w14:textId="77777777" w:rsidR="00FE0235" w:rsidRPr="00AC28A6" w:rsidRDefault="00FE0235" w:rsidP="002D08F0">
      <w:pPr>
        <w:pStyle w:val="Textocomentario"/>
        <w:rPr>
          <w:lang w:val="en-US"/>
        </w:rPr>
      </w:pPr>
      <w:r>
        <w:rPr>
          <w:rStyle w:val="Refdecomentario"/>
        </w:rPr>
        <w:annotationRef/>
      </w:r>
      <w:r>
        <w:rPr>
          <w:lang w:val="pt-PT"/>
        </w:rPr>
        <w:t>I think we might not need to include these formulas either, as long as we explain what we did and with what package.</w:t>
      </w:r>
    </w:p>
  </w:comment>
  <w:comment w:id="43" w:author="Ruben Heleno" w:date="2024-07-23T10:57:00Z" w:initials="RH">
    <w:p w14:paraId="1F911860" w14:textId="0AA9425B" w:rsidR="00FE0235" w:rsidRPr="00AC28A6" w:rsidRDefault="00FE0235" w:rsidP="00F03F0A">
      <w:pPr>
        <w:pStyle w:val="Textocomentario"/>
        <w:rPr>
          <w:lang w:val="en-US"/>
        </w:rPr>
      </w:pPr>
      <w:r>
        <w:rPr>
          <w:rStyle w:val="Refdecomentario"/>
        </w:rPr>
        <w:annotationRef/>
      </w:r>
      <w:r>
        <w:rPr>
          <w:lang w:val="pt-PT"/>
        </w:rPr>
        <w:t>Maybe we don't need all this explanation. It seems relatively simple</w:t>
      </w:r>
    </w:p>
  </w:comment>
  <w:comment w:id="47" w:author="Ruben Heleno" w:date="2024-07-23T11:05:00Z" w:initials="RH">
    <w:p w14:paraId="07ED90EE" w14:textId="77777777" w:rsidR="00FE0235" w:rsidRPr="00AC28A6" w:rsidRDefault="00FE0235" w:rsidP="00E6695E">
      <w:pPr>
        <w:pStyle w:val="Textocomentario"/>
        <w:rPr>
          <w:lang w:val="en-US"/>
        </w:rPr>
      </w:pPr>
      <w:r>
        <w:rPr>
          <w:rStyle w:val="Refdecomentario"/>
        </w:rPr>
        <w:annotationRef/>
      </w:r>
      <w:r>
        <w:rPr>
          <w:lang w:val="pt-PT"/>
        </w:rPr>
        <w:t xml:space="preserve">I </w:t>
      </w:r>
      <w:r>
        <w:rPr>
          <w:lang w:val="pt-PT"/>
        </w:rPr>
        <w:t>think this is not needed (its already explained above). Lets keep it simple</w:t>
      </w:r>
    </w:p>
  </w:comment>
  <w:comment w:id="85" w:author="Ruben Heleno" w:date="2024-07-23T11:18:00Z" w:initials="RH">
    <w:p w14:paraId="531E7593" w14:textId="77777777" w:rsidR="00FE0235" w:rsidRPr="00AC28A6" w:rsidRDefault="00FE0235" w:rsidP="00986CCC">
      <w:pPr>
        <w:pStyle w:val="Textocomentario"/>
        <w:rPr>
          <w:lang w:val="en-US"/>
        </w:rPr>
      </w:pPr>
      <w:r>
        <w:rPr>
          <w:rStyle w:val="Refdecomentario"/>
        </w:rPr>
        <w:annotationRef/>
      </w:r>
      <w:r>
        <w:rPr>
          <w:lang w:val="pt-PT"/>
        </w:rPr>
        <w:t xml:space="preserve">The </w:t>
      </w:r>
      <w:r>
        <w:rPr>
          <w:lang w:val="pt-PT"/>
        </w:rPr>
        <w:t>package can be at the end. After we explain the model/analysys</w:t>
      </w:r>
    </w:p>
  </w:comment>
  <w:comment w:id="86" w:author="Ruben Heleno" w:date="2024-07-23T11:13:00Z" w:initials="RH">
    <w:p w14:paraId="61822A82" w14:textId="6F6C2648" w:rsidR="00FE0235" w:rsidRPr="00AC28A6" w:rsidRDefault="00FE0235" w:rsidP="006C4161">
      <w:pPr>
        <w:pStyle w:val="Textocomentario"/>
        <w:rPr>
          <w:lang w:val="en-US"/>
        </w:rPr>
      </w:pPr>
      <w:r>
        <w:rPr>
          <w:rStyle w:val="Refdecomentario"/>
        </w:rPr>
        <w:annotationRef/>
      </w:r>
      <w:r>
        <w:rPr>
          <w:lang w:val="pt-PT"/>
        </w:rPr>
        <w:t>I didn't get this formula/analyses.</w:t>
      </w:r>
    </w:p>
    <w:p w14:paraId="5744DA86" w14:textId="77777777" w:rsidR="00FE0235" w:rsidRPr="00AC28A6" w:rsidRDefault="00FE0235" w:rsidP="006C4161">
      <w:pPr>
        <w:pStyle w:val="Textocomentario"/>
        <w:rPr>
          <w:lang w:val="en-US"/>
        </w:rPr>
      </w:pPr>
      <w:r>
        <w:rPr>
          <w:lang w:val="pt-PT"/>
        </w:rPr>
        <w:t>Why comparing each archipelago to teh azores? Wouldn't it be easier to have a single GLM for each archipelago?</w:t>
      </w:r>
    </w:p>
  </w:comment>
  <w:comment w:id="87" w:author="Ruben Heleno" w:date="2024-07-23T11:29:00Z" w:initials="RH">
    <w:p w14:paraId="0A6C4AA5" w14:textId="77777777" w:rsidR="00FE0235" w:rsidRPr="00AC28A6" w:rsidRDefault="00FE0235" w:rsidP="00B37A2B">
      <w:pPr>
        <w:pStyle w:val="Textocomentario"/>
        <w:rPr>
          <w:lang w:val="en-US"/>
        </w:rPr>
      </w:pPr>
      <w:r>
        <w:rPr>
          <w:rStyle w:val="Refdecomentario"/>
        </w:rPr>
        <w:annotationRef/>
      </w:r>
      <w:r>
        <w:rPr>
          <w:lang w:val="pt-PT"/>
        </w:rPr>
        <w:t>Cant we call this "similarity" instead? Seems more intuitive than "connectivity" as plants are static</w:t>
      </w:r>
    </w:p>
  </w:comment>
  <w:comment w:id="88" w:author="Ruben Heleno" w:date="2024-07-23T11:19:00Z" w:initials="RH">
    <w:p w14:paraId="0D6A2953" w14:textId="210A8389" w:rsidR="00FE0235" w:rsidRPr="00AC28A6" w:rsidRDefault="00FE0235" w:rsidP="005A05AC">
      <w:pPr>
        <w:pStyle w:val="Textocomentario"/>
        <w:rPr>
          <w:lang w:val="en-US"/>
        </w:rPr>
      </w:pPr>
      <w:r>
        <w:rPr>
          <w:rStyle w:val="Refdecomentario"/>
        </w:rPr>
        <w:annotationRef/>
      </w:r>
      <w:r>
        <w:rPr>
          <w:lang w:val="pt-PT"/>
        </w:rPr>
        <w:t>Maybe start with the most significant, then galapagos, then azores</w:t>
      </w:r>
    </w:p>
  </w:comment>
  <w:comment w:id="89" w:author="Ruben Heleno" w:date="2024-07-23T11:30:00Z" w:initials="RH">
    <w:p w14:paraId="07FFEE7D" w14:textId="77777777" w:rsidR="00FE0235" w:rsidRPr="00AC28A6" w:rsidRDefault="00FE0235" w:rsidP="00F7425A">
      <w:pPr>
        <w:pStyle w:val="Textocomentario"/>
        <w:rPr>
          <w:lang w:val="en-US"/>
        </w:rPr>
      </w:pPr>
      <w:r>
        <w:rPr>
          <w:rStyle w:val="Refdecomentario"/>
        </w:rPr>
        <w:annotationRef/>
      </w:r>
      <w:r>
        <w:rPr>
          <w:lang w:val="pt-PT"/>
        </w:rPr>
        <w:t>Maybe always mention the drivers first and the responses latter</w:t>
      </w:r>
    </w:p>
  </w:comment>
  <w:comment w:id="91" w:author="Ruben Heleno" w:date="2024-07-23T11:40:00Z" w:initials="RH">
    <w:p w14:paraId="0B239038" w14:textId="77777777" w:rsidR="00FE0235" w:rsidRPr="00AC28A6" w:rsidRDefault="00FE0235" w:rsidP="0033716C">
      <w:pPr>
        <w:pStyle w:val="Textocomentario"/>
        <w:rPr>
          <w:lang w:val="en-US"/>
        </w:rPr>
      </w:pPr>
      <w:r>
        <w:rPr>
          <w:rStyle w:val="Refdecomentario"/>
        </w:rPr>
        <w:annotationRef/>
      </w:r>
      <w:r>
        <w:rPr>
          <w:lang w:val="pt-PT"/>
        </w:rPr>
        <w:t>Try to connect the paragraphs and avoid very short paragraphs and sections (these make the text harder to follow).</w:t>
      </w:r>
    </w:p>
  </w:comment>
  <w:comment w:id="105" w:author="Ruben Heleno" w:date="2024-07-23T11:50:00Z" w:initials="RH">
    <w:p w14:paraId="38AFD86D" w14:textId="77777777" w:rsidR="00FE0235" w:rsidRPr="00AC28A6" w:rsidRDefault="00FE0235" w:rsidP="00C51771">
      <w:pPr>
        <w:pStyle w:val="Textocomentario"/>
        <w:rPr>
          <w:lang w:val="en-US"/>
        </w:rPr>
      </w:pPr>
      <w:r>
        <w:rPr>
          <w:rStyle w:val="Refdecomentario"/>
        </w:rPr>
        <w:annotationRef/>
      </w:r>
      <w:r>
        <w:rPr>
          <w:lang w:val="pt-PT"/>
        </w:rPr>
        <w:t xml:space="preserve">If </w:t>
      </w:r>
      <w:r>
        <w:rPr>
          <w:lang w:val="pt-PT"/>
        </w:rPr>
        <w:t>they are strong they are also necessarily significant. Its also preferable to mention the ecology first and the technical stats jargon at the end of the sentences. Starting almost every sentence with "significant correlations were/were not found…" makes the text harder to follow</w:t>
      </w:r>
    </w:p>
  </w:comment>
  <w:comment w:id="106" w:author="Ruben Heleno" w:date="2024-07-23T11:51:00Z" w:initials="RH">
    <w:p w14:paraId="67D13745" w14:textId="16734994" w:rsidR="00FE0235" w:rsidRPr="00AC28A6" w:rsidRDefault="00FE0235" w:rsidP="00834543">
      <w:pPr>
        <w:pStyle w:val="Textocomentario"/>
        <w:rPr>
          <w:lang w:val="en-US"/>
        </w:rPr>
      </w:pPr>
      <w:r>
        <w:rPr>
          <w:rStyle w:val="Refdecomentario"/>
        </w:rPr>
        <w:annotationRef/>
      </w:r>
      <w:r>
        <w:rPr>
          <w:lang w:val="pt-PT"/>
        </w:rPr>
        <w:t>Between what?</w:t>
      </w:r>
    </w:p>
  </w:comment>
  <w:comment w:id="107" w:author="Ruben Heleno" w:date="2024-07-23T11:55:00Z" w:initials="RH">
    <w:p w14:paraId="2B1FE49A" w14:textId="77777777" w:rsidR="00FE0235" w:rsidRPr="00AC28A6" w:rsidRDefault="00FE0235" w:rsidP="007A64BA">
      <w:pPr>
        <w:pStyle w:val="Textocomentario"/>
        <w:rPr>
          <w:lang w:val="en-US"/>
        </w:rPr>
      </w:pPr>
      <w:r>
        <w:rPr>
          <w:rStyle w:val="Refdecomentario"/>
        </w:rPr>
        <w:annotationRef/>
      </w:r>
      <w:r>
        <w:rPr>
          <w:lang w:val="pt-PT"/>
        </w:rPr>
        <w:t>We don't need all this precision</w:t>
      </w:r>
    </w:p>
  </w:comment>
  <w:comment w:id="108" w:author="Ruben Heleno" w:date="2024-07-23T12:04:00Z" w:initials="RH">
    <w:p w14:paraId="42B85AD2" w14:textId="77777777" w:rsidR="00FE0235" w:rsidRPr="00AC28A6" w:rsidRDefault="00FE0235" w:rsidP="007D4019">
      <w:pPr>
        <w:pStyle w:val="Textocomentario"/>
        <w:rPr>
          <w:lang w:val="en-US"/>
        </w:rPr>
      </w:pPr>
      <w:r>
        <w:rPr>
          <w:rStyle w:val="Refdecomentario"/>
        </w:rPr>
        <w:annotationRef/>
      </w:r>
      <w:r>
        <w:rPr>
          <w:lang w:val="pt-PT"/>
        </w:rPr>
        <w:t>We can say in methods that data dispersal measures are SD , and then use only ± instead of SD = throughout</w:t>
      </w:r>
    </w:p>
  </w:comment>
  <w:comment w:id="110" w:author="Ruben Heleno" w:date="2024-07-23T12:03:00Z" w:initials="RH">
    <w:p w14:paraId="6F833519" w14:textId="77777777" w:rsidR="00FE0235" w:rsidRPr="00AC28A6" w:rsidRDefault="00FE0235" w:rsidP="00713F2A">
      <w:pPr>
        <w:pStyle w:val="Textocomentario"/>
        <w:rPr>
          <w:lang w:val="en-US"/>
        </w:rPr>
      </w:pPr>
      <w:r>
        <w:rPr>
          <w:rStyle w:val="Refdecomentario"/>
        </w:rPr>
        <w:annotationRef/>
      </w:r>
      <w:r>
        <w:rPr>
          <w:lang w:val="pt-PT"/>
        </w:rPr>
        <w:t>Not sure if these scientific notations of variables make the text clearer or more confusing. I think I'd drop most of them</w:t>
      </w:r>
    </w:p>
  </w:comment>
  <w:comment w:id="112" w:author="Ruben Heleno" w:date="2024-07-23T12:19:00Z" w:initials="RH">
    <w:p w14:paraId="40DDF105" w14:textId="77777777" w:rsidR="00FE0235" w:rsidRPr="00AC28A6" w:rsidRDefault="00FE0235" w:rsidP="00152729">
      <w:pPr>
        <w:pStyle w:val="Textocomentario"/>
        <w:rPr>
          <w:lang w:val="en-US"/>
        </w:rPr>
      </w:pPr>
      <w:r>
        <w:rPr>
          <w:rStyle w:val="Refdecomentario"/>
        </w:rPr>
        <w:annotationRef/>
      </w:r>
      <w:r>
        <w:rPr>
          <w:lang w:val="pt-PT"/>
        </w:rPr>
        <w:t>Ecology first, stats latter</w:t>
      </w:r>
    </w:p>
  </w:comment>
  <w:comment w:id="118" w:author="Ruben Heleno" w:date="2024-07-23T12:18:00Z" w:initials="RH">
    <w:p w14:paraId="2A23D9EE" w14:textId="451D3C1E" w:rsidR="00FE0235" w:rsidRPr="00AC28A6" w:rsidRDefault="00FE0235" w:rsidP="0057379E">
      <w:pPr>
        <w:pStyle w:val="Textocomentario"/>
        <w:rPr>
          <w:lang w:val="en-US"/>
        </w:rPr>
      </w:pPr>
      <w:r>
        <w:rPr>
          <w:rStyle w:val="Refdecomentario"/>
        </w:rPr>
        <w:annotationRef/>
      </w:r>
      <w:r>
        <w:rPr>
          <w:lang w:val="pt-PT"/>
        </w:rPr>
        <w:t>Something missing (2 variables, 1 statistics)?</w:t>
      </w:r>
    </w:p>
  </w:comment>
  <w:comment w:id="120" w:author="Ruben Heleno" w:date="2024-07-23T12:22:00Z" w:initials="RH">
    <w:p w14:paraId="7CDE6BF0" w14:textId="77777777" w:rsidR="00FE0235" w:rsidRPr="00AC28A6" w:rsidRDefault="00FE0235" w:rsidP="00DB2C7D">
      <w:pPr>
        <w:pStyle w:val="Textocomentario"/>
        <w:rPr>
          <w:lang w:val="en-US"/>
        </w:rPr>
      </w:pPr>
      <w:r>
        <w:rPr>
          <w:rStyle w:val="Refdecomentario"/>
        </w:rPr>
        <w:annotationRef/>
      </w:r>
      <w:r>
        <w:rPr>
          <w:lang w:val="pt-PT"/>
        </w:rPr>
        <w:t>This is very hard to read. Too technical.</w:t>
      </w:r>
    </w:p>
    <w:p w14:paraId="03FB8C8D" w14:textId="77777777" w:rsidR="00FE0235" w:rsidRPr="00AC28A6" w:rsidRDefault="00FE0235" w:rsidP="00DB2C7D">
      <w:pPr>
        <w:pStyle w:val="Textocomentario"/>
        <w:rPr>
          <w:lang w:val="en-US"/>
        </w:rPr>
      </w:pPr>
      <w:r>
        <w:rPr>
          <w:lang w:val="pt-PT"/>
        </w:rPr>
        <w:t>There are too many sections in the text</w:t>
      </w:r>
    </w:p>
  </w:comment>
  <w:comment w:id="121" w:author="Ruben Heleno" w:date="2024-07-23T12:41:00Z" w:initials="RH">
    <w:p w14:paraId="546F0424" w14:textId="77777777" w:rsidR="00FE0235" w:rsidRPr="00AC28A6" w:rsidRDefault="00FE0235" w:rsidP="00005CC9">
      <w:pPr>
        <w:pStyle w:val="Textocomentario"/>
        <w:rPr>
          <w:lang w:val="en-US"/>
        </w:rPr>
      </w:pPr>
      <w:r>
        <w:rPr>
          <w:rStyle w:val="Refdecomentario"/>
        </w:rPr>
        <w:annotationRef/>
      </w:r>
      <w:r>
        <w:rPr>
          <w:lang w:val="pt-PT"/>
        </w:rPr>
        <w:t>AVOID this word at all costs in the discussion (this is results jargon)</w:t>
      </w:r>
    </w:p>
  </w:comment>
  <w:comment w:id="122" w:author="Ruben Heleno" w:date="2024-07-23T12:46:00Z" w:initials="RH">
    <w:p w14:paraId="32569779" w14:textId="77777777" w:rsidR="00FE0235" w:rsidRPr="00AC28A6" w:rsidRDefault="00FE0235" w:rsidP="006311AC">
      <w:pPr>
        <w:pStyle w:val="Textocomentario"/>
        <w:rPr>
          <w:lang w:val="en-US"/>
        </w:rPr>
      </w:pPr>
      <w:r>
        <w:rPr>
          <w:rStyle w:val="Refdecomentario"/>
        </w:rPr>
        <w:annotationRef/>
      </w:r>
      <w:r>
        <w:rPr>
          <w:lang w:val="pt-PT"/>
        </w:rPr>
        <w:t xml:space="preserve">Was this observed in the Canaries (more litoral plant at any end of the extremes?) </w:t>
      </w:r>
    </w:p>
  </w:comment>
  <w:comment w:id="123" w:author="Ruben Heleno" w:date="2024-07-23T12:45:00Z" w:initials="RH">
    <w:p w14:paraId="36FEFCDC" w14:textId="35EE7E9D" w:rsidR="00FE0235" w:rsidRPr="00AC28A6" w:rsidRDefault="00FE0235" w:rsidP="007B7433">
      <w:pPr>
        <w:pStyle w:val="Textocomentario"/>
        <w:rPr>
          <w:lang w:val="en-US"/>
        </w:rPr>
      </w:pPr>
      <w:r>
        <w:rPr>
          <w:rStyle w:val="Refdecomentario"/>
        </w:rPr>
        <w:annotationRef/>
      </w:r>
      <w:r>
        <w:rPr>
          <w:lang w:val="pt-PT"/>
        </w:rPr>
        <w:t>I think we need a figure with the islands and currents on the 3 archipelagos</w:t>
      </w:r>
    </w:p>
  </w:comment>
  <w:comment w:id="130" w:author="Ruben Heleno" w:date="2024-07-23T12:50:00Z" w:initials="RH">
    <w:p w14:paraId="66202BD7" w14:textId="77777777" w:rsidR="00FE0235" w:rsidRPr="00AC28A6" w:rsidRDefault="00FE0235" w:rsidP="005808C8">
      <w:pPr>
        <w:pStyle w:val="Textocomentario"/>
        <w:rPr>
          <w:lang w:val="en-US"/>
        </w:rPr>
      </w:pPr>
      <w:r>
        <w:rPr>
          <w:rStyle w:val="Refdecomentario"/>
        </w:rPr>
        <w:annotationRef/>
      </w:r>
      <w:r>
        <w:rPr>
          <w:lang w:val="pt-PT"/>
        </w:rPr>
        <w:t>But correlations are often greater for geographic distances than for currents connectively, are they not?</w:t>
      </w:r>
    </w:p>
  </w:comment>
  <w:comment w:id="133" w:author="Ruben Heleno" w:date="2024-07-23T12:52:00Z" w:initials="RH">
    <w:p w14:paraId="0A763BE7" w14:textId="77777777" w:rsidR="00FE0235" w:rsidRPr="00AC28A6" w:rsidRDefault="00FE0235" w:rsidP="006D1AC1">
      <w:pPr>
        <w:pStyle w:val="Textocomentario"/>
        <w:rPr>
          <w:lang w:val="en-US"/>
        </w:rPr>
      </w:pPr>
      <w:r>
        <w:rPr>
          <w:rStyle w:val="Refdecomentario"/>
        </w:rPr>
        <w:annotationRef/>
      </w:r>
      <w:r>
        <w:rPr>
          <w:lang w:val="pt-PT"/>
        </w:rPr>
        <w:t>This sound like results jargon. Translate this into biology and ecology</w:t>
      </w:r>
    </w:p>
  </w:comment>
  <w:comment w:id="134" w:author="Ruben Heleno" w:date="2024-07-23T12:52:00Z" w:initials="RH">
    <w:p w14:paraId="7972BDF6" w14:textId="77777777" w:rsidR="00FE0235" w:rsidRPr="00AC28A6" w:rsidRDefault="00FE0235" w:rsidP="00C90002">
      <w:pPr>
        <w:pStyle w:val="Textocomentario"/>
        <w:rPr>
          <w:lang w:val="en-US"/>
        </w:rPr>
      </w:pPr>
      <w:r>
        <w:rPr>
          <w:rStyle w:val="Refdecomentario"/>
        </w:rPr>
        <w:annotationRef/>
      </w:r>
      <w:r>
        <w:rPr>
          <w:lang w:val="pt-PT"/>
        </w:rPr>
        <w:t>Not clear</w:t>
      </w:r>
    </w:p>
  </w:comment>
  <w:comment w:id="135" w:author="Ruben Heleno" w:date="2024-07-23T12:56:00Z" w:initials="RH">
    <w:p w14:paraId="7B4A1D7F" w14:textId="77777777" w:rsidR="00FE0235" w:rsidRPr="00AC28A6" w:rsidRDefault="00FE0235" w:rsidP="003E3FF6">
      <w:pPr>
        <w:pStyle w:val="Textocomentario"/>
        <w:rPr>
          <w:lang w:val="en-US"/>
        </w:rPr>
      </w:pPr>
      <w:r>
        <w:rPr>
          <w:rStyle w:val="Refdecomentario"/>
        </w:rPr>
        <w:annotationRef/>
      </w:r>
      <w:r>
        <w:rPr>
          <w:lang w:val="pt-PT"/>
        </w:rPr>
        <w:t>I still didn't fully understand if closeness and betweenness include only the incoming links (based on arriving currents) or centrality in the currents but as if currents were non-directional. For example na island can be very connected to currents to another island but its a source rather than a sink. Maybe explain this a bit better</w:t>
      </w:r>
    </w:p>
  </w:comment>
  <w:comment w:id="136" w:author="Ruben Heleno" w:date="2024-07-23T12:57:00Z" w:initials="RH">
    <w:p w14:paraId="2850518B" w14:textId="2C35EC75" w:rsidR="00FE0235" w:rsidRPr="00AC28A6" w:rsidRDefault="00FE0235" w:rsidP="00180A87">
      <w:pPr>
        <w:pStyle w:val="Textocomentario"/>
        <w:rPr>
          <w:lang w:val="en-US"/>
        </w:rPr>
      </w:pPr>
      <w:r>
        <w:rPr>
          <w:rStyle w:val="Refdecomentario"/>
        </w:rPr>
        <w:annotationRef/>
      </w:r>
      <w:r>
        <w:rPr>
          <w:lang w:val="pt-PT"/>
        </w:rPr>
        <w:t>But its very young and also very tall, which might help the establishment of high-altitude and humid plants from the 5 Isabela volcanos</w:t>
      </w:r>
    </w:p>
  </w:comment>
  <w:comment w:id="137" w:author="Ruben Heleno" w:date="2024-07-23T12:58:00Z" w:initials="RH">
    <w:p w14:paraId="1158EE68" w14:textId="77777777" w:rsidR="00FE0235" w:rsidRPr="00AC28A6" w:rsidRDefault="00FE0235" w:rsidP="004A18A5">
      <w:pPr>
        <w:pStyle w:val="Textocomentario"/>
        <w:rPr>
          <w:lang w:val="en-US"/>
        </w:rPr>
      </w:pPr>
      <w:r>
        <w:rPr>
          <w:rStyle w:val="Refdecomentario"/>
        </w:rPr>
        <w:annotationRef/>
      </w:r>
      <w:r>
        <w:rPr>
          <w:lang w:val="pt-PT"/>
        </w:rPr>
        <w:t>Not a good idea in the discussion</w:t>
      </w:r>
    </w:p>
  </w:comment>
  <w:comment w:id="140" w:author="Ruben Heleno" w:date="2024-07-23T13:02:00Z" w:initials="RH">
    <w:p w14:paraId="5C52595A" w14:textId="77777777" w:rsidR="00FE0235" w:rsidRPr="00AC28A6" w:rsidRDefault="00FE0235" w:rsidP="00BA0CAA">
      <w:pPr>
        <w:pStyle w:val="Textocomentario"/>
        <w:rPr>
          <w:lang w:val="en-US"/>
        </w:rPr>
      </w:pPr>
      <w:r>
        <w:rPr>
          <w:rStyle w:val="Refdecomentario"/>
        </w:rPr>
        <w:annotationRef/>
      </w:r>
      <w:r>
        <w:rPr>
          <w:lang w:val="pt-PT"/>
        </w:rPr>
        <w:t>Doesn't seem too relevant</w:t>
      </w:r>
    </w:p>
  </w:comment>
  <w:comment w:id="141" w:author="Ruben Heleno" w:date="2024-07-23T13:04:00Z" w:initials="RH">
    <w:p w14:paraId="17B436C7" w14:textId="77777777" w:rsidR="00FE0235" w:rsidRPr="00AC28A6" w:rsidRDefault="00FE0235" w:rsidP="007A73C3">
      <w:pPr>
        <w:pStyle w:val="Textocomentario"/>
        <w:rPr>
          <w:lang w:val="en-US"/>
        </w:rPr>
      </w:pPr>
      <w:r>
        <w:rPr>
          <w:rStyle w:val="Refdecomentario"/>
        </w:rPr>
        <w:annotationRef/>
      </w:r>
      <w:r>
        <w:rPr>
          <w:lang w:val="pt-PT"/>
        </w:rPr>
        <w:t>Interesting. But kind of invalidates the idea that diversity accumulates at the extreme of the archipelago, where the currents converge</w:t>
      </w:r>
    </w:p>
  </w:comment>
  <w:comment w:id="144" w:author="Ruben Heleno" w:date="2024-07-23T13:06:00Z" w:initials="RH">
    <w:p w14:paraId="79F70A60" w14:textId="77777777" w:rsidR="00FE0235" w:rsidRPr="00AC28A6" w:rsidRDefault="00FE0235" w:rsidP="003C6FFB">
      <w:pPr>
        <w:pStyle w:val="Textocomentario"/>
        <w:rPr>
          <w:lang w:val="en-US"/>
        </w:rPr>
      </w:pPr>
      <w:r>
        <w:rPr>
          <w:rStyle w:val="Refdecomentario"/>
        </w:rPr>
        <w:annotationRef/>
      </w:r>
      <w:r>
        <w:rPr>
          <w:lang w:val="pt-PT"/>
        </w:rPr>
        <w:t>Or maybe the currents doent matter that much and what is more important are the mean distances (?)</w:t>
      </w:r>
    </w:p>
  </w:comment>
  <w:comment w:id="145" w:author="Ruben Heleno" w:date="2024-07-23T13:08:00Z" w:initials="RH">
    <w:p w14:paraId="76738D4E" w14:textId="77777777" w:rsidR="00FE0235" w:rsidRPr="00AC28A6" w:rsidRDefault="00FE0235" w:rsidP="00C54839">
      <w:pPr>
        <w:pStyle w:val="Textocomentario"/>
        <w:rPr>
          <w:lang w:val="en-US"/>
        </w:rPr>
      </w:pPr>
      <w:r>
        <w:rPr>
          <w:rStyle w:val="Refdecomentario"/>
        </w:rPr>
        <w:annotationRef/>
      </w:r>
      <w:r>
        <w:rPr>
          <w:lang w:val="pt-PT"/>
        </w:rPr>
        <w:t>This also matches the lack of single-island endemics in the Azores. Maybe colonization and establishment is just very high in all directions (doi:10.1111/j.1365-2699.2011.02494.x)</w:t>
      </w:r>
    </w:p>
  </w:comment>
  <w:comment w:id="147" w:author="Alex Fuster" w:date="2024-07-03T13:41:00Z" w:initials="">
    <w:p w14:paraId="54FF3F84" w14:textId="1C82548B" w:rsidR="00FE0235" w:rsidRPr="00AC28A6" w:rsidRDefault="00FE0235">
      <w:pPr>
        <w:widowControl w:val="0"/>
        <w:pBdr>
          <w:top w:val="nil"/>
          <w:left w:val="nil"/>
          <w:bottom w:val="nil"/>
          <w:right w:val="nil"/>
          <w:between w:val="nil"/>
        </w:pBdr>
        <w:spacing w:line="240" w:lineRule="auto"/>
        <w:rPr>
          <w:color w:val="000000"/>
          <w:lang w:val="en-US"/>
        </w:rPr>
      </w:pPr>
      <w:r>
        <w:rPr>
          <w:color w:val="000000"/>
        </w:rPr>
        <w:t xml:space="preserve">Castro, S. A., Daehler, C. C., Silva, L., Torres‐Santana, C. W., Reyes‐Betancort, J. A., Atkinson, R., ... </w:t>
      </w:r>
      <w:r w:rsidRPr="00AC28A6">
        <w:rPr>
          <w:color w:val="000000"/>
          <w:lang w:val="en-US"/>
        </w:rPr>
        <w:t xml:space="preserve">&amp; </w:t>
      </w:r>
      <w:proofErr w:type="spellStart"/>
      <w:r w:rsidRPr="00AC28A6">
        <w:rPr>
          <w:color w:val="000000"/>
          <w:lang w:val="en-US"/>
        </w:rPr>
        <w:t>Jaksic</w:t>
      </w:r>
      <w:proofErr w:type="spellEnd"/>
      <w:r w:rsidRPr="00AC28A6">
        <w:rPr>
          <w:color w:val="000000"/>
          <w:lang w:val="en-US"/>
        </w:rPr>
        <w:t xml:space="preserve">, F. M. (2010). Floristic homogenization as a </w:t>
      </w:r>
      <w:proofErr w:type="spellStart"/>
      <w:r w:rsidRPr="00AC28A6">
        <w:rPr>
          <w:color w:val="000000"/>
          <w:lang w:val="en-US"/>
        </w:rPr>
        <w:t>teleconnected</w:t>
      </w:r>
      <w:proofErr w:type="spellEnd"/>
      <w:r w:rsidRPr="00AC28A6">
        <w:rPr>
          <w:color w:val="000000"/>
          <w:lang w:val="en-US"/>
        </w:rPr>
        <w:t xml:space="preserve"> trend in oceanic islands. Diversity and Distributions, 16(6), 902-910.</w:t>
      </w:r>
    </w:p>
  </w:comment>
  <w:comment w:id="176" w:author="Ruben Heleno" w:date="2024-07-23T12:24:00Z" w:initials="RH">
    <w:p w14:paraId="2A0491B8" w14:textId="77777777" w:rsidR="00FE0235" w:rsidRPr="00AC28A6" w:rsidRDefault="00FE0235" w:rsidP="003559CC">
      <w:pPr>
        <w:pStyle w:val="Textocomentario"/>
        <w:rPr>
          <w:lang w:val="en-US"/>
        </w:rPr>
      </w:pPr>
      <w:r>
        <w:rPr>
          <w:rStyle w:val="Refdecomentario"/>
        </w:rPr>
        <w:annotationRef/>
      </w:r>
      <w:r>
        <w:rPr>
          <w:lang w:val="pt-PT"/>
        </w:rPr>
        <w:t>Avoid using the term "Geographic.space" in the figures, as it was not used in the text (use the same term consistently)</w:t>
      </w:r>
    </w:p>
  </w:comment>
  <w:comment w:id="177" w:author="Alex Fuster" w:date="2024-07-04T00:02:00Z" w:initials="">
    <w:p w14:paraId="54FF3F85" w14:textId="30536532" w:rsidR="00FE0235" w:rsidRDefault="00FE0235">
      <w:pPr>
        <w:widowControl w:val="0"/>
        <w:pBdr>
          <w:top w:val="nil"/>
          <w:left w:val="nil"/>
          <w:bottom w:val="nil"/>
          <w:right w:val="nil"/>
          <w:between w:val="nil"/>
        </w:pBdr>
        <w:spacing w:line="240" w:lineRule="auto"/>
        <w:rPr>
          <w:color w:val="000000"/>
        </w:rPr>
      </w:pPr>
      <w:r w:rsidRPr="00AC28A6">
        <w:rPr>
          <w:color w:val="000000"/>
          <w:lang w:val="en-US"/>
        </w:rPr>
        <w:t xml:space="preserve">made with "lm" function in </w:t>
      </w:r>
      <w:proofErr w:type="spellStart"/>
      <w:r w:rsidRPr="00AC28A6">
        <w:rPr>
          <w:color w:val="000000"/>
          <w:lang w:val="en-US"/>
        </w:rPr>
        <w:t>ggplot</w:t>
      </w:r>
      <w:proofErr w:type="spellEnd"/>
      <w:r w:rsidRPr="00AC28A6">
        <w:rPr>
          <w:color w:val="000000"/>
          <w:lang w:val="en-US"/>
        </w:rPr>
        <w:t xml:space="preserve">, so not the actual model result. </w:t>
      </w:r>
      <w:r>
        <w:rPr>
          <w:color w:val="000000"/>
        </w:rPr>
        <w:t xml:space="preserve">I </w:t>
      </w:r>
      <w:proofErr w:type="spellStart"/>
      <w:r>
        <w:rPr>
          <w:color w:val="000000"/>
        </w:rPr>
        <w:t>will</w:t>
      </w:r>
      <w:proofErr w:type="spellEnd"/>
      <w:r>
        <w:rPr>
          <w:color w:val="000000"/>
        </w:rPr>
        <w:t xml:space="preserve"> </w:t>
      </w:r>
      <w:proofErr w:type="spellStart"/>
      <w:r>
        <w:rPr>
          <w:color w:val="000000"/>
        </w:rPr>
        <w:t>update</w:t>
      </w:r>
      <w:proofErr w:type="spellEnd"/>
      <w:r>
        <w:rPr>
          <w:color w:val="000000"/>
        </w:rPr>
        <w:t xml:space="preserve"> </w:t>
      </w:r>
      <w:proofErr w:type="spellStart"/>
      <w:r>
        <w:rPr>
          <w:color w:val="000000"/>
        </w:rPr>
        <w:t>these</w:t>
      </w:r>
      <w:proofErr w:type="spellEnd"/>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F0F880" w15:done="0"/>
  <w15:commentEx w15:paraId="40BA6627" w15:done="0"/>
  <w15:commentEx w15:paraId="4791D9DF" w15:done="0"/>
  <w15:commentEx w15:paraId="78B63A5B" w15:done="0"/>
  <w15:commentEx w15:paraId="3BAC9DF6" w15:done="0"/>
  <w15:commentEx w15:paraId="2863D002" w15:done="0"/>
  <w15:commentEx w15:paraId="7F2C0E70" w15:done="0"/>
  <w15:commentEx w15:paraId="74D2C02B" w15:done="0"/>
  <w15:commentEx w15:paraId="25C2A6CB" w15:done="0"/>
  <w15:commentEx w15:paraId="54FF3F71" w15:done="0"/>
  <w15:commentEx w15:paraId="54FF3F73" w15:done="0"/>
  <w15:commentEx w15:paraId="09379FEE" w15:done="0"/>
  <w15:commentEx w15:paraId="54FF3F75" w15:done="0"/>
  <w15:commentEx w15:paraId="43934635" w15:done="0"/>
  <w15:commentEx w15:paraId="17E63120" w15:done="0"/>
  <w15:commentEx w15:paraId="32F1B52B" w15:done="0"/>
  <w15:commentEx w15:paraId="60E64DE8" w15:done="0"/>
  <w15:commentEx w15:paraId="54FF3F83" w15:done="0"/>
  <w15:commentEx w15:paraId="2B514C11" w15:done="0"/>
  <w15:commentEx w15:paraId="3482D459" w15:done="0"/>
  <w15:commentEx w15:paraId="5538591B" w15:done="0"/>
  <w15:commentEx w15:paraId="583F7EFF" w15:done="0"/>
  <w15:commentEx w15:paraId="79072E34" w15:done="0"/>
  <w15:commentEx w15:paraId="4A455080" w15:done="0"/>
  <w15:commentEx w15:paraId="4BB30A7D" w15:done="0"/>
  <w15:commentEx w15:paraId="1F911860" w15:done="0"/>
  <w15:commentEx w15:paraId="07ED90EE" w15:done="0"/>
  <w15:commentEx w15:paraId="531E7593" w15:done="0"/>
  <w15:commentEx w15:paraId="5744DA86" w15:done="0"/>
  <w15:commentEx w15:paraId="0A6C4AA5" w15:done="0"/>
  <w15:commentEx w15:paraId="0D6A2953" w15:done="0"/>
  <w15:commentEx w15:paraId="07FFEE7D" w15:done="0"/>
  <w15:commentEx w15:paraId="0B239038" w15:done="0"/>
  <w15:commentEx w15:paraId="38AFD86D" w15:done="0"/>
  <w15:commentEx w15:paraId="67D13745" w15:done="0"/>
  <w15:commentEx w15:paraId="2B1FE49A" w15:done="0"/>
  <w15:commentEx w15:paraId="42B85AD2" w15:done="0"/>
  <w15:commentEx w15:paraId="6F833519" w15:done="0"/>
  <w15:commentEx w15:paraId="40DDF105" w15:done="0"/>
  <w15:commentEx w15:paraId="2A23D9EE" w15:done="0"/>
  <w15:commentEx w15:paraId="03FB8C8D" w15:done="0"/>
  <w15:commentEx w15:paraId="546F0424" w15:done="0"/>
  <w15:commentEx w15:paraId="32569779" w15:done="0"/>
  <w15:commentEx w15:paraId="36FEFCDC" w15:done="0"/>
  <w15:commentEx w15:paraId="66202BD7" w15:done="0"/>
  <w15:commentEx w15:paraId="0A763BE7" w15:done="0"/>
  <w15:commentEx w15:paraId="7972BDF6" w15:done="0"/>
  <w15:commentEx w15:paraId="7B4A1D7F" w15:done="0"/>
  <w15:commentEx w15:paraId="2850518B" w15:done="0"/>
  <w15:commentEx w15:paraId="1158EE68" w15:done="0"/>
  <w15:commentEx w15:paraId="5C52595A" w15:done="0"/>
  <w15:commentEx w15:paraId="17B436C7" w15:done="0"/>
  <w15:commentEx w15:paraId="79F70A60" w15:done="0"/>
  <w15:commentEx w15:paraId="76738D4E" w15:done="0"/>
  <w15:commentEx w15:paraId="54FF3F84" w15:done="0"/>
  <w15:commentEx w15:paraId="2A0491B8" w15:done="0"/>
  <w15:commentEx w15:paraId="54FF3F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32E5B2B" w16cex:dateUtc="2024-07-23T11:29:00Z"/>
  <w16cex:commentExtensible w16cex:durableId="3AC75D10" w16cex:dateUtc="2024-07-16T06:42:00Z"/>
  <w16cex:commentExtensible w16cex:durableId="7F4EC5AB" w16cex:dateUtc="2024-07-16T06:50:00Z"/>
  <w16cex:commentExtensible w16cex:durableId="229412FD" w16cex:dateUtc="2024-07-16T21:20:00Z"/>
  <w16cex:commentExtensible w16cex:durableId="6FD4DC87" w16cex:dateUtc="2024-07-16T21:24:00Z"/>
  <w16cex:commentExtensible w16cex:durableId="13153234" w16cex:dateUtc="2024-07-16T21:34:00Z"/>
  <w16cex:commentExtensible w16cex:durableId="5DFD9E68" w16cex:dateUtc="2024-07-16T21:27:00Z"/>
  <w16cex:commentExtensible w16cex:durableId="127ADFE2" w16cex:dateUtc="2024-07-16T21:37:00Z"/>
  <w16cex:commentExtensible w16cex:durableId="7F4969DA" w16cex:dateUtc="2024-07-16T21:40:00Z"/>
  <w16cex:commentExtensible w16cex:durableId="5C9FDE42" w16cex:dateUtc="2024-07-23T09:15:00Z"/>
  <w16cex:commentExtensible w16cex:durableId="70463CD8" w16cex:dateUtc="2024-07-23T08:59:00Z"/>
  <w16cex:commentExtensible w16cex:durableId="0A2375AB" w16cex:dateUtc="2024-07-23T09:08:00Z"/>
  <w16cex:commentExtensible w16cex:durableId="168940D5" w16cex:dateUtc="2024-07-23T09:12:00Z"/>
  <w16cex:commentExtensible w16cex:durableId="39D8CDB5" w16cex:dateUtc="2024-07-23T09:07:00Z"/>
  <w16cex:commentExtensible w16cex:durableId="23E97285" w16cex:dateUtc="2024-07-23T09:20:00Z"/>
  <w16cex:commentExtensible w16cex:durableId="7EE1B447" w16cex:dateUtc="2024-07-23T09:23:00Z"/>
  <w16cex:commentExtensible w16cex:durableId="6383B0A1" w16cex:dateUtc="2024-07-23T09:25:00Z"/>
  <w16cex:commentExtensible w16cex:durableId="3CCEFF0F" w16cex:dateUtc="2024-07-23T09:30:00Z"/>
  <w16cex:commentExtensible w16cex:durableId="16AAB16E" w16cex:dateUtc="2024-07-23T09:31:00Z"/>
  <w16cex:commentExtensible w16cex:durableId="0BAB7DB2" w16cex:dateUtc="2024-07-23T09:42:00Z"/>
  <w16cex:commentExtensible w16cex:durableId="647CBB1E" w16cex:dateUtc="2024-07-23T09:55:00Z"/>
  <w16cex:commentExtensible w16cex:durableId="295735D7" w16cex:dateUtc="2024-07-23T10:01:00Z"/>
  <w16cex:commentExtensible w16cex:durableId="55F7A8B0" w16cex:dateUtc="2024-07-23T09:57:00Z"/>
  <w16cex:commentExtensible w16cex:durableId="5052D61D" w16cex:dateUtc="2024-07-23T10:05:00Z"/>
  <w16cex:commentExtensible w16cex:durableId="0E52E8BD" w16cex:dateUtc="2024-07-23T10:18:00Z"/>
  <w16cex:commentExtensible w16cex:durableId="54340177" w16cex:dateUtc="2024-07-23T10:13:00Z"/>
  <w16cex:commentExtensible w16cex:durableId="7376FDC1" w16cex:dateUtc="2024-07-23T10:29:00Z"/>
  <w16cex:commentExtensible w16cex:durableId="1E886B8A" w16cex:dateUtc="2024-07-23T10:19:00Z"/>
  <w16cex:commentExtensible w16cex:durableId="6D060C9C" w16cex:dateUtc="2024-07-23T10:30:00Z"/>
  <w16cex:commentExtensible w16cex:durableId="572069CD" w16cex:dateUtc="2024-07-23T10:40:00Z"/>
  <w16cex:commentExtensible w16cex:durableId="7F5C35C4" w16cex:dateUtc="2024-07-23T10:50:00Z"/>
  <w16cex:commentExtensible w16cex:durableId="1B9D8F1E" w16cex:dateUtc="2024-07-23T10:51:00Z"/>
  <w16cex:commentExtensible w16cex:durableId="5B16E06C" w16cex:dateUtc="2024-07-23T10:55:00Z"/>
  <w16cex:commentExtensible w16cex:durableId="0FFCC167" w16cex:dateUtc="2024-07-23T11:04:00Z"/>
  <w16cex:commentExtensible w16cex:durableId="2273DD5E" w16cex:dateUtc="2024-07-23T11:02:00Z"/>
  <w16cex:commentExtensible w16cex:durableId="5307BEF8" w16cex:dateUtc="2024-07-23T11:03:00Z"/>
  <w16cex:commentExtensible w16cex:durableId="6A00F1CB" w16cex:dateUtc="2024-07-23T11:19:00Z"/>
  <w16cex:commentExtensible w16cex:durableId="6CF349C5" w16cex:dateUtc="2024-07-23T11:18:00Z"/>
  <w16cex:commentExtensible w16cex:durableId="190CE22A" w16cex:dateUtc="2024-07-23T11:22:00Z"/>
  <w16cex:commentExtensible w16cex:durableId="4BEB7AEC" w16cex:dateUtc="2024-07-23T11:41:00Z"/>
  <w16cex:commentExtensible w16cex:durableId="2F124C95" w16cex:dateUtc="2024-07-23T11:46:00Z"/>
  <w16cex:commentExtensible w16cex:durableId="23A1E7E9" w16cex:dateUtc="2024-07-23T11:45:00Z"/>
  <w16cex:commentExtensible w16cex:durableId="3524133D" w16cex:dateUtc="2024-07-23T11:50:00Z"/>
  <w16cex:commentExtensible w16cex:durableId="02D4E7CC" w16cex:dateUtc="2024-07-23T11:52:00Z"/>
  <w16cex:commentExtensible w16cex:durableId="24AB6C8C" w16cex:dateUtc="2024-07-23T11:52:00Z"/>
  <w16cex:commentExtensible w16cex:durableId="5E2B85EF" w16cex:dateUtc="2024-07-23T11:56:00Z"/>
  <w16cex:commentExtensible w16cex:durableId="47EF9338" w16cex:dateUtc="2024-07-23T11:57:00Z"/>
  <w16cex:commentExtensible w16cex:durableId="1F07BD01" w16cex:dateUtc="2024-07-23T11:58:00Z"/>
  <w16cex:commentExtensible w16cex:durableId="73CD6C69" w16cex:dateUtc="2024-07-23T12:02:00Z"/>
  <w16cex:commentExtensible w16cex:durableId="56635821" w16cex:dateUtc="2024-07-23T12:04:00Z"/>
  <w16cex:commentExtensible w16cex:durableId="2004BFC4" w16cex:dateUtc="2024-07-23T12:06:00Z"/>
  <w16cex:commentExtensible w16cex:durableId="18042E7D" w16cex:dateUtc="2024-07-23T12:08:00Z"/>
  <w16cex:commentExtensible w16cex:durableId="0C3F9943" w16cex:dateUtc="2024-07-23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5F0F880" w16cid:durableId="132E5B2B"/>
  <w16cid:commentId w16cid:paraId="40BA6627" w16cid:durableId="3AC75D10"/>
  <w16cid:commentId w16cid:paraId="4791D9DF" w16cid:durableId="7F4EC5AB"/>
  <w16cid:commentId w16cid:paraId="78B63A5B" w16cid:durableId="229412FD"/>
  <w16cid:commentId w16cid:paraId="3BAC9DF6" w16cid:durableId="6FD4DC87"/>
  <w16cid:commentId w16cid:paraId="2863D002" w16cid:durableId="13153234"/>
  <w16cid:commentId w16cid:paraId="7F2C0E70" w16cid:durableId="5DFD9E68"/>
  <w16cid:commentId w16cid:paraId="74D2C02B" w16cid:durableId="127ADFE2"/>
  <w16cid:commentId w16cid:paraId="25C2A6CB" w16cid:durableId="7F4969DA"/>
  <w16cid:commentId w16cid:paraId="54FF3F71" w16cid:durableId="41372FA5"/>
  <w16cid:commentId w16cid:paraId="54FF3F73" w16cid:durableId="31D8C047"/>
  <w16cid:commentId w16cid:paraId="09379FEE" w16cid:durableId="5C9FDE42"/>
  <w16cid:commentId w16cid:paraId="54FF3F75" w16cid:durableId="7AA2B21F"/>
  <w16cid:commentId w16cid:paraId="43934635" w16cid:durableId="70463CD8"/>
  <w16cid:commentId w16cid:paraId="17E63120" w16cid:durableId="0A2375AB"/>
  <w16cid:commentId w16cid:paraId="32F1B52B" w16cid:durableId="168940D5"/>
  <w16cid:commentId w16cid:paraId="60E64DE8" w16cid:durableId="39D8CDB5"/>
  <w16cid:commentId w16cid:paraId="54FF3F83" w16cid:durableId="423D00E3"/>
  <w16cid:commentId w16cid:paraId="2B514C11" w16cid:durableId="23E97285"/>
  <w16cid:commentId w16cid:paraId="3482D459" w16cid:durableId="7EE1B447"/>
  <w16cid:commentId w16cid:paraId="5538591B" w16cid:durableId="6383B0A1"/>
  <w16cid:commentId w16cid:paraId="583F7EFF" w16cid:durableId="3CCEFF0F"/>
  <w16cid:commentId w16cid:paraId="460B55F8" w16cid:durableId="16AAB16E"/>
  <w16cid:commentId w16cid:paraId="79072E34" w16cid:durableId="0BAB7DB2"/>
  <w16cid:commentId w16cid:paraId="4A455080" w16cid:durableId="647CBB1E"/>
  <w16cid:commentId w16cid:paraId="4BB30A7D" w16cid:durableId="295735D7"/>
  <w16cid:commentId w16cid:paraId="1F911860" w16cid:durableId="55F7A8B0"/>
  <w16cid:commentId w16cid:paraId="07ED90EE" w16cid:durableId="5052D61D"/>
  <w16cid:commentId w16cid:paraId="531E7593" w16cid:durableId="0E52E8BD"/>
  <w16cid:commentId w16cid:paraId="5744DA86" w16cid:durableId="54340177"/>
  <w16cid:commentId w16cid:paraId="0A6C4AA5" w16cid:durableId="7376FDC1"/>
  <w16cid:commentId w16cid:paraId="0D6A2953" w16cid:durableId="1E886B8A"/>
  <w16cid:commentId w16cid:paraId="07FFEE7D" w16cid:durableId="6D060C9C"/>
  <w16cid:commentId w16cid:paraId="0B239038" w16cid:durableId="572069CD"/>
  <w16cid:commentId w16cid:paraId="38AFD86D" w16cid:durableId="7F5C35C4"/>
  <w16cid:commentId w16cid:paraId="67D13745" w16cid:durableId="1B9D8F1E"/>
  <w16cid:commentId w16cid:paraId="2B1FE49A" w16cid:durableId="5B16E06C"/>
  <w16cid:commentId w16cid:paraId="42B85AD2" w16cid:durableId="0FFCC167"/>
  <w16cid:commentId w16cid:paraId="5ADBEA62" w16cid:durableId="2273DD5E"/>
  <w16cid:commentId w16cid:paraId="6F833519" w16cid:durableId="5307BEF8"/>
  <w16cid:commentId w16cid:paraId="40DDF105" w16cid:durableId="6A00F1CB"/>
  <w16cid:commentId w16cid:paraId="2A23D9EE" w16cid:durableId="6CF349C5"/>
  <w16cid:commentId w16cid:paraId="03FB8C8D" w16cid:durableId="190CE22A"/>
  <w16cid:commentId w16cid:paraId="546F0424" w16cid:durableId="4BEB7AEC"/>
  <w16cid:commentId w16cid:paraId="32569779" w16cid:durableId="2F124C95"/>
  <w16cid:commentId w16cid:paraId="36FEFCDC" w16cid:durableId="23A1E7E9"/>
  <w16cid:commentId w16cid:paraId="66202BD7" w16cid:durableId="3524133D"/>
  <w16cid:commentId w16cid:paraId="0A763BE7" w16cid:durableId="02D4E7CC"/>
  <w16cid:commentId w16cid:paraId="7972BDF6" w16cid:durableId="24AB6C8C"/>
  <w16cid:commentId w16cid:paraId="7B4A1D7F" w16cid:durableId="5E2B85EF"/>
  <w16cid:commentId w16cid:paraId="2850518B" w16cid:durableId="47EF9338"/>
  <w16cid:commentId w16cid:paraId="1158EE68" w16cid:durableId="1F07BD01"/>
  <w16cid:commentId w16cid:paraId="5C52595A" w16cid:durableId="73CD6C69"/>
  <w16cid:commentId w16cid:paraId="17B436C7" w16cid:durableId="56635821"/>
  <w16cid:commentId w16cid:paraId="79F70A60" w16cid:durableId="2004BFC4"/>
  <w16cid:commentId w16cid:paraId="76738D4E" w16cid:durableId="18042E7D"/>
  <w16cid:commentId w16cid:paraId="54FF3F84" w16cid:durableId="75FD3781"/>
  <w16cid:commentId w16cid:paraId="2A0491B8" w16cid:durableId="0C3F9943"/>
  <w16cid:commentId w16cid:paraId="54FF3F85" w16cid:durableId="107BD6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17E46"/>
    <w:multiLevelType w:val="multilevel"/>
    <w:tmpl w:val="15248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9E5951"/>
    <w:multiLevelType w:val="multilevel"/>
    <w:tmpl w:val="9572D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FD54E1"/>
    <w:multiLevelType w:val="multilevel"/>
    <w:tmpl w:val="F168E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DD0DAE"/>
    <w:multiLevelType w:val="multilevel"/>
    <w:tmpl w:val="E4C02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F281143"/>
    <w:multiLevelType w:val="multilevel"/>
    <w:tmpl w:val="F9D2B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28062DE"/>
    <w:multiLevelType w:val="multilevel"/>
    <w:tmpl w:val="46AED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5"/>
  </w:num>
  <w:num w:numId="4">
    <w:abstractNumId w:val="1"/>
  </w:num>
  <w:num w:numId="5">
    <w:abstractNumId w:val="4"/>
  </w:num>
  <w:num w:numId="6">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uben Heleno">
    <w15:presenceInfo w15:providerId="Windows Live" w15:userId="a8f01982c2144711"/>
  </w15:person>
  <w15:person w15:author="Alex Fuster">
    <w15:presenceInfo w15:providerId="Windows Live" w15:userId="555a50dcb5375ad3"/>
  </w15:person>
  <w15:person w15:author="Ruben Huttel Heleno">
    <w15:presenceInfo w15:providerId="AD" w15:userId="S::uc40911@uc.pt::c8c24ca7-8278-4952-894f-6ab691c942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FEF"/>
    <w:rsid w:val="0000463A"/>
    <w:rsid w:val="00005CC9"/>
    <w:rsid w:val="00013554"/>
    <w:rsid w:val="0001529B"/>
    <w:rsid w:val="000163DC"/>
    <w:rsid w:val="000210D3"/>
    <w:rsid w:val="0004059B"/>
    <w:rsid w:val="00087D2A"/>
    <w:rsid w:val="00097172"/>
    <w:rsid w:val="000A745E"/>
    <w:rsid w:val="000C6D08"/>
    <w:rsid w:val="000D117B"/>
    <w:rsid w:val="001026DF"/>
    <w:rsid w:val="00104FFA"/>
    <w:rsid w:val="00121011"/>
    <w:rsid w:val="0014085C"/>
    <w:rsid w:val="00152729"/>
    <w:rsid w:val="00180A87"/>
    <w:rsid w:val="0018332D"/>
    <w:rsid w:val="00187DA6"/>
    <w:rsid w:val="00192C32"/>
    <w:rsid w:val="001D435A"/>
    <w:rsid w:val="001F1C49"/>
    <w:rsid w:val="00270A42"/>
    <w:rsid w:val="00270A94"/>
    <w:rsid w:val="002857D7"/>
    <w:rsid w:val="002A0CC8"/>
    <w:rsid w:val="002B0F8E"/>
    <w:rsid w:val="002B4206"/>
    <w:rsid w:val="002D08F0"/>
    <w:rsid w:val="002D13C7"/>
    <w:rsid w:val="002D2037"/>
    <w:rsid w:val="00301E70"/>
    <w:rsid w:val="00307742"/>
    <w:rsid w:val="003119FB"/>
    <w:rsid w:val="0032762D"/>
    <w:rsid w:val="0033716C"/>
    <w:rsid w:val="003559CC"/>
    <w:rsid w:val="00374418"/>
    <w:rsid w:val="00392D0E"/>
    <w:rsid w:val="003C6FFB"/>
    <w:rsid w:val="003E3FF6"/>
    <w:rsid w:val="00436F67"/>
    <w:rsid w:val="00442742"/>
    <w:rsid w:val="00451464"/>
    <w:rsid w:val="00455208"/>
    <w:rsid w:val="004A18A5"/>
    <w:rsid w:val="004C5DF1"/>
    <w:rsid w:val="004D3525"/>
    <w:rsid w:val="004E499E"/>
    <w:rsid w:val="005326CA"/>
    <w:rsid w:val="0057379E"/>
    <w:rsid w:val="005808C8"/>
    <w:rsid w:val="005A05AC"/>
    <w:rsid w:val="005A18BC"/>
    <w:rsid w:val="005C065C"/>
    <w:rsid w:val="005E5782"/>
    <w:rsid w:val="005F5BFC"/>
    <w:rsid w:val="00600472"/>
    <w:rsid w:val="00613BA9"/>
    <w:rsid w:val="00620080"/>
    <w:rsid w:val="006218A2"/>
    <w:rsid w:val="00622A7F"/>
    <w:rsid w:val="006311AC"/>
    <w:rsid w:val="00631BAC"/>
    <w:rsid w:val="0065761C"/>
    <w:rsid w:val="006643B5"/>
    <w:rsid w:val="006763C0"/>
    <w:rsid w:val="00684AE8"/>
    <w:rsid w:val="006A7893"/>
    <w:rsid w:val="006C4161"/>
    <w:rsid w:val="006D1AC1"/>
    <w:rsid w:val="006D76C6"/>
    <w:rsid w:val="00713245"/>
    <w:rsid w:val="00713F2A"/>
    <w:rsid w:val="007149C5"/>
    <w:rsid w:val="00725965"/>
    <w:rsid w:val="00785990"/>
    <w:rsid w:val="007A64BA"/>
    <w:rsid w:val="007A73C3"/>
    <w:rsid w:val="007B7433"/>
    <w:rsid w:val="007D4019"/>
    <w:rsid w:val="007E688B"/>
    <w:rsid w:val="007F0A93"/>
    <w:rsid w:val="007F5FE7"/>
    <w:rsid w:val="00805841"/>
    <w:rsid w:val="00834543"/>
    <w:rsid w:val="00846AE3"/>
    <w:rsid w:val="00860AF5"/>
    <w:rsid w:val="008612BF"/>
    <w:rsid w:val="008671E1"/>
    <w:rsid w:val="00883697"/>
    <w:rsid w:val="0088501F"/>
    <w:rsid w:val="008938A7"/>
    <w:rsid w:val="00894B62"/>
    <w:rsid w:val="00896B6D"/>
    <w:rsid w:val="008A16DD"/>
    <w:rsid w:val="008D1B9F"/>
    <w:rsid w:val="0091111F"/>
    <w:rsid w:val="0091181D"/>
    <w:rsid w:val="0092028E"/>
    <w:rsid w:val="00926D2A"/>
    <w:rsid w:val="00935CE3"/>
    <w:rsid w:val="00935E58"/>
    <w:rsid w:val="00953D43"/>
    <w:rsid w:val="00960FEF"/>
    <w:rsid w:val="009721B4"/>
    <w:rsid w:val="00983D69"/>
    <w:rsid w:val="00986CCC"/>
    <w:rsid w:val="00986FB1"/>
    <w:rsid w:val="00994412"/>
    <w:rsid w:val="009A32A0"/>
    <w:rsid w:val="009B7D2E"/>
    <w:rsid w:val="009C2E9B"/>
    <w:rsid w:val="009E15B3"/>
    <w:rsid w:val="009F2CE1"/>
    <w:rsid w:val="00A82510"/>
    <w:rsid w:val="00AA10C2"/>
    <w:rsid w:val="00AC28A6"/>
    <w:rsid w:val="00AD4A14"/>
    <w:rsid w:val="00AD6054"/>
    <w:rsid w:val="00B37A2B"/>
    <w:rsid w:val="00B91988"/>
    <w:rsid w:val="00BA0CAA"/>
    <w:rsid w:val="00BA78FC"/>
    <w:rsid w:val="00BD71BC"/>
    <w:rsid w:val="00C51771"/>
    <w:rsid w:val="00C546AD"/>
    <w:rsid w:val="00C54839"/>
    <w:rsid w:val="00C77377"/>
    <w:rsid w:val="00C81296"/>
    <w:rsid w:val="00C8734B"/>
    <w:rsid w:val="00C90002"/>
    <w:rsid w:val="00CB16E2"/>
    <w:rsid w:val="00CC5E6A"/>
    <w:rsid w:val="00CC6290"/>
    <w:rsid w:val="00D03DBA"/>
    <w:rsid w:val="00D04E84"/>
    <w:rsid w:val="00D1007E"/>
    <w:rsid w:val="00D526C5"/>
    <w:rsid w:val="00D72592"/>
    <w:rsid w:val="00DA277B"/>
    <w:rsid w:val="00DB2C7D"/>
    <w:rsid w:val="00DB4DB3"/>
    <w:rsid w:val="00DB747B"/>
    <w:rsid w:val="00DE17CD"/>
    <w:rsid w:val="00DF13B0"/>
    <w:rsid w:val="00DF719D"/>
    <w:rsid w:val="00E27E0E"/>
    <w:rsid w:val="00E331DB"/>
    <w:rsid w:val="00E46379"/>
    <w:rsid w:val="00E53565"/>
    <w:rsid w:val="00E6089F"/>
    <w:rsid w:val="00E6695E"/>
    <w:rsid w:val="00E978A5"/>
    <w:rsid w:val="00EA0258"/>
    <w:rsid w:val="00EA2B27"/>
    <w:rsid w:val="00EC1B43"/>
    <w:rsid w:val="00ED77CA"/>
    <w:rsid w:val="00EF00E3"/>
    <w:rsid w:val="00F03F0A"/>
    <w:rsid w:val="00F1055B"/>
    <w:rsid w:val="00F12A82"/>
    <w:rsid w:val="00F2320C"/>
    <w:rsid w:val="00F40F79"/>
    <w:rsid w:val="00F447C9"/>
    <w:rsid w:val="00F46D37"/>
    <w:rsid w:val="00F7425A"/>
    <w:rsid w:val="00FA7202"/>
    <w:rsid w:val="00FE0235"/>
    <w:rsid w:val="00FF40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FF3D44"/>
  <w15:docId w15:val="{9AFE85B9-C6E0-4010-B964-FC2804489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customStyle="1" w:styleId="a2">
    <w:basedOn w:val="Tablanormal"/>
    <w:tblPr>
      <w:tblStyleRowBandSize w:val="1"/>
      <w:tblStyleColBandSize w:val="1"/>
      <w:tblCellMar>
        <w:top w:w="100" w:type="dxa"/>
        <w:left w:w="100" w:type="dxa"/>
        <w:bottom w:w="100" w:type="dxa"/>
        <w:right w:w="100" w:type="dxa"/>
      </w:tblCellMar>
    </w:tblPr>
  </w:style>
  <w:style w:type="table" w:customStyle="1" w:styleId="a3">
    <w:basedOn w:val="Tablanormal"/>
    <w:tblPr>
      <w:tblStyleRowBandSize w:val="1"/>
      <w:tblStyleColBandSize w:val="1"/>
      <w:tblCellMar>
        <w:top w:w="100" w:type="dxa"/>
        <w:left w:w="100" w:type="dxa"/>
        <w:bottom w:w="100" w:type="dxa"/>
        <w:right w:w="100" w:type="dxa"/>
      </w:tblCellMar>
    </w:tblPr>
  </w:style>
  <w:style w:type="table" w:customStyle="1" w:styleId="a4">
    <w:basedOn w:val="Tabla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D03DBA"/>
    <w:pPr>
      <w:spacing w:line="240" w:lineRule="auto"/>
    </w:pPr>
  </w:style>
  <w:style w:type="character" w:styleId="Hipervnculo">
    <w:name w:val="Hyperlink"/>
    <w:basedOn w:val="Fuentedeprrafopredeter"/>
    <w:uiPriority w:val="99"/>
    <w:unhideWhenUsed/>
    <w:rsid w:val="009B7D2E"/>
    <w:rPr>
      <w:color w:val="0000FF" w:themeColor="hyperlink"/>
      <w:u w:val="single"/>
    </w:rPr>
  </w:style>
  <w:style w:type="character" w:customStyle="1" w:styleId="UnresolvedMention">
    <w:name w:val="Unresolved Mention"/>
    <w:basedOn w:val="Fuentedeprrafopredeter"/>
    <w:uiPriority w:val="99"/>
    <w:semiHidden/>
    <w:unhideWhenUsed/>
    <w:rsid w:val="009B7D2E"/>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2D13C7"/>
    <w:rPr>
      <w:b/>
      <w:bCs/>
    </w:rPr>
  </w:style>
  <w:style w:type="character" w:customStyle="1" w:styleId="AsuntodelcomentarioCar">
    <w:name w:val="Asunto del comentario Car"/>
    <w:basedOn w:val="TextocomentarioCar"/>
    <w:link w:val="Asuntodelcomentario"/>
    <w:uiPriority w:val="99"/>
    <w:semiHidden/>
    <w:rsid w:val="002D13C7"/>
    <w:rPr>
      <w:b/>
      <w:bCs/>
      <w:sz w:val="20"/>
      <w:szCs w:val="20"/>
    </w:rPr>
  </w:style>
  <w:style w:type="paragraph" w:styleId="Textodeglobo">
    <w:name w:val="Balloon Text"/>
    <w:basedOn w:val="Normal"/>
    <w:link w:val="TextodegloboCar"/>
    <w:uiPriority w:val="99"/>
    <w:semiHidden/>
    <w:unhideWhenUsed/>
    <w:rsid w:val="00AC28A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28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microsoft.com/office/2011/relationships/people" Target="people.xml"/><Relationship Id="rId2" Type="http://schemas.openxmlformats.org/officeDocument/2006/relationships/styles" Target="styles.xml"/><Relationship Id="rId16" Type="http://schemas.microsoft.com/office/2016/09/relationships/commentsIds" Target="commentsId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fontTable" Target="fontTable.xml"/><Relationship Id="rId5" Type="http://schemas.openxmlformats.org/officeDocument/2006/relationships/comments" Target="comments.xml"/><Relationship Id="rId15" Type="http://schemas.microsoft.com/office/2018/08/relationships/commentsExtensible" Target="commentsExtensi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6334</Words>
  <Characters>37626</Characters>
  <Application>Microsoft Office Word</Application>
  <DocSecurity>0</DocSecurity>
  <Lines>578</Lines>
  <Paragraphs>151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Fuster</cp:lastModifiedBy>
  <cp:revision>157</cp:revision>
  <dcterms:created xsi:type="dcterms:W3CDTF">2024-07-15T16:34:00Z</dcterms:created>
  <dcterms:modified xsi:type="dcterms:W3CDTF">2024-07-25T21:51:00Z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f2465f6fa360db6efae9d67d49682bef92efe9d2cbc51db2f1d8741629082a68</vt:lpwstr>
  </property>
</Properties>
</file>